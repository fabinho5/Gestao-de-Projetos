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EF4EA" w14:textId="330533F6" w:rsidR="00CD7E0E" w:rsidRDefault="00DD166E" w:rsidP="00300976">
      <w:pPr>
        <w:widowControl/>
        <w:suppressAutoHyphens/>
        <w:spacing w:before="240" w:after="240"/>
        <w:rPr>
          <w:rFonts w:ascii="Calibri" w:hAnsi="Calibri" w:cs="CG Times (W1)"/>
          <w:b/>
          <w:bCs/>
          <w:color w:val="000000"/>
          <w:kern w:val="36"/>
          <w:sz w:val="36"/>
          <w:szCs w:val="36"/>
          <w:lang w:eastAsia="ar-SA"/>
        </w:rPr>
      </w:pPr>
      <w:r>
        <w:rPr>
          <w:rFonts w:asciiTheme="minorHAnsi" w:hAnsiTheme="minorHAnsi"/>
          <w:i/>
          <w:color w:val="808080" w:themeColor="background1" w:themeShade="80"/>
          <w:sz w:val="16"/>
          <w:szCs w:val="16"/>
        </w:rPr>
        <w:t xml:space="preserve">PM² Template </w:t>
      </w:r>
      <w:r w:rsidR="00141A95">
        <w:rPr>
          <w:rFonts w:asciiTheme="minorHAnsi" w:hAnsiTheme="minorHAnsi"/>
          <w:i/>
          <w:color w:val="808080" w:themeColor="background1" w:themeShade="80"/>
          <w:sz w:val="16"/>
          <w:szCs w:val="16"/>
        </w:rPr>
        <w:t>v3.0</w:t>
      </w:r>
      <w:r w:rsidR="00300976">
        <w:rPr>
          <w:rFonts w:asciiTheme="minorHAnsi" w:hAnsiTheme="minorHAnsi"/>
          <w:i/>
          <w:color w:val="808080" w:themeColor="background1" w:themeShade="80"/>
          <w:sz w:val="16"/>
          <w:szCs w:val="16"/>
        </w:rPr>
        <w:t xml:space="preserve"> </w:t>
      </w:r>
      <w:r w:rsidR="00300976">
        <w:rPr>
          <w:rFonts w:asciiTheme="minorHAnsi" w:hAnsiTheme="minorHAnsi"/>
          <w:i/>
          <w:color w:val="808080" w:themeColor="background1" w:themeShade="80"/>
          <w:sz w:val="16"/>
          <w:szCs w:val="16"/>
        </w:rPr>
        <w:tab/>
      </w:r>
      <w:r w:rsidR="00300976">
        <w:rPr>
          <w:rFonts w:asciiTheme="minorHAnsi" w:hAnsiTheme="minorHAnsi"/>
          <w:i/>
          <w:color w:val="808080" w:themeColor="background1" w:themeShade="80"/>
          <w:sz w:val="16"/>
          <w:szCs w:val="16"/>
        </w:rPr>
        <w:tab/>
      </w:r>
      <w:r w:rsidR="00300976">
        <w:rPr>
          <w:rFonts w:asciiTheme="minorHAnsi" w:hAnsiTheme="minorHAnsi"/>
          <w:i/>
          <w:color w:val="808080" w:themeColor="background1" w:themeShade="80"/>
          <w:sz w:val="16"/>
          <w:szCs w:val="16"/>
        </w:rPr>
        <w:tab/>
      </w:r>
      <w:r w:rsidR="00300976">
        <w:rPr>
          <w:rFonts w:asciiTheme="minorHAnsi" w:hAnsiTheme="minorHAnsi"/>
          <w:i/>
          <w:color w:val="808080" w:themeColor="background1" w:themeShade="80"/>
          <w:sz w:val="16"/>
          <w:szCs w:val="16"/>
        </w:rPr>
        <w:tab/>
      </w:r>
      <w:r w:rsidR="00CD7E0E" w:rsidRPr="00890FFE">
        <w:rPr>
          <w:rFonts w:ascii="Calibri" w:hAnsi="Calibri" w:cs="CG Times (W1)"/>
          <w:b/>
          <w:bCs/>
          <w:color w:val="000000"/>
          <w:kern w:val="36"/>
          <w:sz w:val="36"/>
          <w:szCs w:val="36"/>
          <w:lang w:eastAsia="ar-SA"/>
        </w:rPr>
        <w:t>Minutes of Meeting</w:t>
      </w:r>
    </w:p>
    <w:p w14:paraId="3B069B5D" w14:textId="22EA5185" w:rsidR="00C75FF9" w:rsidRPr="00890FFE" w:rsidRDefault="00C75FF9" w:rsidP="00300976">
      <w:pPr>
        <w:widowControl/>
        <w:suppressAutoHyphens/>
        <w:spacing w:after="240"/>
        <w:jc w:val="center"/>
        <w:rPr>
          <w:rFonts w:ascii="Calibri" w:hAnsi="Calibri" w:cs="CG Times (W1)"/>
          <w:b/>
          <w:bCs/>
          <w:color w:val="000000"/>
          <w:kern w:val="36"/>
          <w:sz w:val="36"/>
          <w:szCs w:val="36"/>
          <w:lang w:eastAsia="ar-SA"/>
        </w:rPr>
      </w:pPr>
      <w:r w:rsidRPr="00C75FF9">
        <w:rPr>
          <w:rFonts w:asciiTheme="minorHAnsi" w:eastAsia="PMingLiU" w:hAnsiTheme="minorHAnsi" w:cstheme="minorHAnsi"/>
          <w:b/>
          <w:color w:val="984806" w:themeColor="accent6" w:themeShade="80"/>
          <w:sz w:val="36"/>
          <w:szCs w:val="36"/>
        </w:rPr>
        <w:t>&lt;Project Name&gt;</w:t>
      </w:r>
    </w:p>
    <w:tbl>
      <w:tblPr>
        <w:tblW w:w="9923" w:type="dxa"/>
        <w:tblInd w:w="-34" w:type="dxa"/>
        <w:tblBorders>
          <w:top w:val="single" w:sz="2" w:space="0" w:color="808080"/>
          <w:left w:val="single" w:sz="2" w:space="0" w:color="808080"/>
          <w:bottom w:val="single" w:sz="2" w:space="0" w:color="808080"/>
          <w:right w:val="single" w:sz="2" w:space="0" w:color="808080"/>
          <w:insideH w:val="single" w:sz="2" w:space="0" w:color="808080"/>
          <w:insideV w:val="single" w:sz="2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2786"/>
        <w:gridCol w:w="2885"/>
        <w:gridCol w:w="1984"/>
        <w:gridCol w:w="2268"/>
      </w:tblGrid>
      <w:tr w:rsidR="00FA7F19" w:rsidRPr="00295258" w14:paraId="316B7BA2" w14:textId="77777777" w:rsidTr="000506BB">
        <w:trPr>
          <w:trHeight w:val="396"/>
        </w:trPr>
        <w:tc>
          <w:tcPr>
            <w:tcW w:w="2786" w:type="dxa"/>
            <w:shd w:val="clear" w:color="auto" w:fill="E6E6E6"/>
            <w:vAlign w:val="center"/>
          </w:tcPr>
          <w:p w14:paraId="07830DEA" w14:textId="77777777" w:rsidR="00FA7F19" w:rsidRPr="00295258" w:rsidRDefault="000C1F86" w:rsidP="00FA7F19">
            <w:pPr>
              <w:snapToGrid w:val="0"/>
              <w:jc w:val="right"/>
              <w:rPr>
                <w:rFonts w:ascii="Calibri" w:hAnsi="Calibri" w:cs="Arial"/>
                <w:b/>
                <w:bCs/>
              </w:rPr>
            </w:pPr>
            <w:r>
              <w:rPr>
                <w:rFonts w:ascii="Calibri" w:hAnsi="Calibri" w:cs="Arial"/>
                <w:b/>
                <w:bCs/>
              </w:rPr>
              <w:t>Meeting Title</w:t>
            </w:r>
            <w:r w:rsidR="00FA7F19" w:rsidRPr="00295258">
              <w:rPr>
                <w:rFonts w:ascii="Calibri" w:hAnsi="Calibri" w:cs="Arial"/>
                <w:b/>
                <w:bCs/>
              </w:rPr>
              <w:t>:</w:t>
            </w:r>
          </w:p>
        </w:tc>
        <w:tc>
          <w:tcPr>
            <w:tcW w:w="2885" w:type="dxa"/>
            <w:vAlign w:val="center"/>
          </w:tcPr>
          <w:p w14:paraId="49B9764A" w14:textId="3F47CB50" w:rsidR="00FA7F19" w:rsidRPr="00295258" w:rsidRDefault="001B7371" w:rsidP="00FA7F19">
            <w:pPr>
              <w:snapToGrid w:val="0"/>
              <w:jc w:val="right"/>
              <w:rPr>
                <w:rFonts w:ascii="Calibri" w:hAnsi="Calibri" w:cs="Arial"/>
                <w:bCs/>
              </w:rPr>
            </w:pPr>
            <w:proofErr w:type="spellStart"/>
            <w:ins w:id="0" w:author="Autor">
              <w:r>
                <w:rPr>
                  <w:rFonts w:ascii="Calibri" w:hAnsi="Calibri" w:cs="Arial"/>
                  <w:bCs/>
                </w:rPr>
                <w:t>Primeira</w:t>
              </w:r>
              <w:proofErr w:type="spellEnd"/>
              <w:r>
                <w:rPr>
                  <w:rFonts w:ascii="Calibri" w:hAnsi="Calibri" w:cs="Arial"/>
                  <w:bCs/>
                </w:rPr>
                <w:t xml:space="preserve"> </w:t>
              </w:r>
              <w:proofErr w:type="spellStart"/>
              <w:r>
                <w:rPr>
                  <w:rFonts w:ascii="Calibri" w:hAnsi="Calibri" w:cs="Arial"/>
                  <w:bCs/>
                </w:rPr>
                <w:t>reunião</w:t>
              </w:r>
              <w:proofErr w:type="spellEnd"/>
              <w:r>
                <w:rPr>
                  <w:rFonts w:ascii="Calibri" w:hAnsi="Calibri" w:cs="Arial"/>
                  <w:bCs/>
                </w:rPr>
                <w:t xml:space="preserve"> de </w:t>
              </w:r>
              <w:proofErr w:type="spellStart"/>
              <w:r>
                <w:rPr>
                  <w:rFonts w:ascii="Calibri" w:hAnsi="Calibri" w:cs="Arial"/>
                  <w:bCs/>
                </w:rPr>
                <w:t>equipa</w:t>
              </w:r>
            </w:ins>
            <w:proofErr w:type="spellEnd"/>
          </w:p>
        </w:tc>
        <w:tc>
          <w:tcPr>
            <w:tcW w:w="1984" w:type="dxa"/>
            <w:shd w:val="clear" w:color="auto" w:fill="E6E6E6"/>
            <w:vAlign w:val="center"/>
          </w:tcPr>
          <w:p w14:paraId="6AFBDC22" w14:textId="77777777" w:rsidR="00FA7F19" w:rsidRPr="00295258" w:rsidRDefault="00FA7F19" w:rsidP="00FA7F19">
            <w:pPr>
              <w:snapToGrid w:val="0"/>
              <w:jc w:val="right"/>
              <w:rPr>
                <w:rFonts w:ascii="Calibri" w:hAnsi="Calibri" w:cs="Arial"/>
                <w:b/>
                <w:bCs/>
              </w:rPr>
            </w:pPr>
            <w:r w:rsidRPr="00295258">
              <w:rPr>
                <w:rFonts w:ascii="Calibri" w:hAnsi="Calibri" w:cs="Arial"/>
                <w:b/>
                <w:bCs/>
              </w:rPr>
              <w:t>Meeting Date/Time:</w:t>
            </w:r>
          </w:p>
        </w:tc>
        <w:tc>
          <w:tcPr>
            <w:tcW w:w="2268" w:type="dxa"/>
            <w:vAlign w:val="center"/>
          </w:tcPr>
          <w:p w14:paraId="5B38E9BA" w14:textId="5CDE70C0" w:rsidR="00FA7F19" w:rsidRPr="00295258" w:rsidRDefault="001B7371" w:rsidP="00FA7F19">
            <w:pPr>
              <w:snapToGrid w:val="0"/>
              <w:jc w:val="right"/>
              <w:rPr>
                <w:rFonts w:ascii="Calibri" w:hAnsi="Calibri" w:cs="Arial"/>
                <w:bCs/>
              </w:rPr>
            </w:pPr>
            <w:ins w:id="1" w:author="Autor">
              <w:r>
                <w:rPr>
                  <w:rFonts w:ascii="Calibri" w:hAnsi="Calibri" w:cs="Arial"/>
                  <w:bCs/>
                </w:rPr>
                <w:t>09/10/2025, 16h30</w:t>
              </w:r>
            </w:ins>
          </w:p>
        </w:tc>
      </w:tr>
      <w:tr w:rsidR="00FA7F19" w:rsidRPr="00295258" w14:paraId="173F65CD" w14:textId="77777777" w:rsidTr="000506BB">
        <w:trPr>
          <w:trHeight w:val="396"/>
        </w:trPr>
        <w:tc>
          <w:tcPr>
            <w:tcW w:w="2786" w:type="dxa"/>
            <w:shd w:val="clear" w:color="auto" w:fill="E6E6E6"/>
            <w:vAlign w:val="center"/>
          </w:tcPr>
          <w:p w14:paraId="0372C162" w14:textId="77777777" w:rsidR="00FA7F19" w:rsidRPr="00295258" w:rsidRDefault="00FA7F19" w:rsidP="00FA7F19">
            <w:pPr>
              <w:snapToGrid w:val="0"/>
              <w:jc w:val="right"/>
              <w:rPr>
                <w:rFonts w:ascii="Calibri" w:hAnsi="Calibri" w:cs="Arial"/>
                <w:b/>
                <w:bCs/>
              </w:rPr>
            </w:pPr>
            <w:r w:rsidRPr="00295258">
              <w:rPr>
                <w:rFonts w:ascii="Calibri" w:hAnsi="Calibri" w:cs="Arial"/>
                <w:b/>
                <w:bCs/>
              </w:rPr>
              <w:t>Meeting Type:</w:t>
            </w:r>
          </w:p>
        </w:tc>
        <w:tc>
          <w:tcPr>
            <w:tcW w:w="2885" w:type="dxa"/>
            <w:vAlign w:val="center"/>
          </w:tcPr>
          <w:p w14:paraId="647183AC" w14:textId="0E6A7631" w:rsidR="00FA7F19" w:rsidRPr="00295258" w:rsidRDefault="001B7371" w:rsidP="00FA7F19">
            <w:pPr>
              <w:snapToGrid w:val="0"/>
              <w:jc w:val="right"/>
              <w:rPr>
                <w:rFonts w:ascii="Calibri" w:hAnsi="Calibri" w:cs="Arial"/>
                <w:bCs/>
              </w:rPr>
            </w:pPr>
            <w:proofErr w:type="spellStart"/>
            <w:ins w:id="2" w:author="Autor">
              <w:r>
                <w:rPr>
                  <w:rFonts w:ascii="Calibri" w:hAnsi="Calibri" w:cs="Arial"/>
                  <w:bCs/>
                </w:rPr>
                <w:t>Presencial</w:t>
              </w:r>
            </w:ins>
            <w:proofErr w:type="spellEnd"/>
          </w:p>
        </w:tc>
        <w:tc>
          <w:tcPr>
            <w:tcW w:w="1984" w:type="dxa"/>
            <w:shd w:val="clear" w:color="auto" w:fill="E6E6E6"/>
            <w:vAlign w:val="center"/>
          </w:tcPr>
          <w:p w14:paraId="71D54ABA" w14:textId="77777777" w:rsidR="00FA7F19" w:rsidRPr="00295258" w:rsidRDefault="00FA7F19" w:rsidP="00FA7F19">
            <w:pPr>
              <w:snapToGrid w:val="0"/>
              <w:jc w:val="right"/>
              <w:rPr>
                <w:rFonts w:ascii="Calibri" w:hAnsi="Calibri" w:cs="Arial"/>
                <w:b/>
                <w:bCs/>
              </w:rPr>
            </w:pPr>
            <w:r w:rsidRPr="00295258">
              <w:rPr>
                <w:rFonts w:ascii="Calibri" w:hAnsi="Calibri" w:cs="Arial"/>
                <w:b/>
                <w:bCs/>
              </w:rPr>
              <w:t>Meeting Location:</w:t>
            </w:r>
          </w:p>
        </w:tc>
        <w:tc>
          <w:tcPr>
            <w:tcW w:w="2268" w:type="dxa"/>
            <w:vAlign w:val="center"/>
          </w:tcPr>
          <w:p w14:paraId="1EA0BB55" w14:textId="5066C0C7" w:rsidR="00FA7F19" w:rsidRPr="00295258" w:rsidRDefault="001B7371" w:rsidP="00FA7F19">
            <w:pPr>
              <w:snapToGrid w:val="0"/>
              <w:jc w:val="right"/>
              <w:rPr>
                <w:rFonts w:ascii="Calibri" w:hAnsi="Calibri" w:cs="Arial"/>
                <w:bCs/>
                <w:sz w:val="18"/>
                <w:szCs w:val="18"/>
              </w:rPr>
            </w:pPr>
            <w:ins w:id="3" w:author="Autor">
              <w:r>
                <w:rPr>
                  <w:rFonts w:ascii="Calibri" w:hAnsi="Calibri" w:cs="Arial"/>
                  <w:bCs/>
                  <w:sz w:val="18"/>
                  <w:szCs w:val="18"/>
                </w:rPr>
                <w:t>Sala de aula</w:t>
              </w:r>
            </w:ins>
          </w:p>
        </w:tc>
      </w:tr>
      <w:tr w:rsidR="00FA7F19" w:rsidRPr="00295258" w14:paraId="1888F419" w14:textId="77777777" w:rsidTr="000506BB">
        <w:trPr>
          <w:trHeight w:val="432"/>
        </w:trPr>
        <w:tc>
          <w:tcPr>
            <w:tcW w:w="2786" w:type="dxa"/>
            <w:shd w:val="clear" w:color="auto" w:fill="E6E6E6"/>
            <w:vAlign w:val="center"/>
          </w:tcPr>
          <w:p w14:paraId="76312C9B" w14:textId="77777777" w:rsidR="00FA7F19" w:rsidRPr="00295258" w:rsidRDefault="00FA7F19" w:rsidP="00FA7F19">
            <w:pPr>
              <w:snapToGrid w:val="0"/>
              <w:jc w:val="right"/>
              <w:rPr>
                <w:rFonts w:ascii="Calibri" w:hAnsi="Calibri" w:cs="Arial"/>
                <w:b/>
                <w:bCs/>
              </w:rPr>
            </w:pPr>
            <w:r w:rsidRPr="00295258">
              <w:rPr>
                <w:rFonts w:ascii="Calibri" w:hAnsi="Calibri" w:cs="Arial"/>
                <w:b/>
                <w:bCs/>
              </w:rPr>
              <w:t>Meeting Coordinator:</w:t>
            </w:r>
          </w:p>
        </w:tc>
        <w:tc>
          <w:tcPr>
            <w:tcW w:w="2885" w:type="dxa"/>
            <w:vAlign w:val="center"/>
          </w:tcPr>
          <w:p w14:paraId="57892CEB" w14:textId="1BE6B0DA" w:rsidR="00FA7F19" w:rsidRPr="00295258" w:rsidRDefault="001B7371" w:rsidP="00FA7F19">
            <w:pPr>
              <w:snapToGrid w:val="0"/>
              <w:jc w:val="right"/>
              <w:rPr>
                <w:rFonts w:ascii="Calibri" w:hAnsi="Calibri" w:cs="Arial"/>
                <w:bCs/>
              </w:rPr>
            </w:pPr>
            <w:ins w:id="4" w:author="Autor">
              <w:r>
                <w:rPr>
                  <w:rFonts w:ascii="Calibri" w:hAnsi="Calibri" w:cs="Arial"/>
                  <w:bCs/>
                </w:rPr>
                <w:t xml:space="preserve">A </w:t>
              </w:r>
              <w:proofErr w:type="spellStart"/>
              <w:r>
                <w:rPr>
                  <w:rFonts w:ascii="Calibri" w:hAnsi="Calibri" w:cs="Arial"/>
                  <w:bCs/>
                </w:rPr>
                <w:t>definir</w:t>
              </w:r>
            </w:ins>
            <w:proofErr w:type="spellEnd"/>
          </w:p>
        </w:tc>
        <w:tc>
          <w:tcPr>
            <w:tcW w:w="1984" w:type="dxa"/>
            <w:shd w:val="clear" w:color="auto" w:fill="E6E6E6"/>
            <w:vAlign w:val="center"/>
          </w:tcPr>
          <w:p w14:paraId="448D21E4" w14:textId="77777777" w:rsidR="00FA7F19" w:rsidRPr="00295258" w:rsidRDefault="00FA7F19" w:rsidP="00FA7F19">
            <w:pPr>
              <w:snapToGrid w:val="0"/>
              <w:jc w:val="right"/>
              <w:rPr>
                <w:rFonts w:ascii="Calibri" w:hAnsi="Calibri" w:cs="Arial"/>
                <w:b/>
                <w:bCs/>
              </w:rPr>
            </w:pPr>
            <w:r w:rsidRPr="00295258">
              <w:rPr>
                <w:rFonts w:ascii="Calibri" w:hAnsi="Calibri" w:cs="Arial"/>
                <w:b/>
                <w:bCs/>
              </w:rPr>
              <w:t>Issue Date:</w:t>
            </w:r>
          </w:p>
        </w:tc>
        <w:tc>
          <w:tcPr>
            <w:tcW w:w="2268" w:type="dxa"/>
            <w:vAlign w:val="center"/>
          </w:tcPr>
          <w:p w14:paraId="7559FE98" w14:textId="391A622F" w:rsidR="00FA7F19" w:rsidRPr="00C75FF9" w:rsidRDefault="001B7371" w:rsidP="00FA7F19">
            <w:pPr>
              <w:snapToGrid w:val="0"/>
              <w:jc w:val="right"/>
              <w:rPr>
                <w:rFonts w:ascii="Calibri" w:hAnsi="Calibri" w:cs="Arial"/>
                <w:bCs/>
              </w:rPr>
            </w:pPr>
            <w:ins w:id="5" w:author="Autor">
              <w:r>
                <w:rPr>
                  <w:rFonts w:ascii="Calibri" w:hAnsi="Calibri" w:cs="Arial"/>
                  <w:bCs/>
                </w:rPr>
                <w:t>09/10/2025</w:t>
              </w:r>
            </w:ins>
          </w:p>
        </w:tc>
      </w:tr>
    </w:tbl>
    <w:p w14:paraId="590925B1" w14:textId="77777777" w:rsidR="00F2751C" w:rsidRPr="00295258" w:rsidRDefault="00F2751C" w:rsidP="00F2751C">
      <w:pPr>
        <w:rPr>
          <w:rFonts w:ascii="Calibri" w:hAnsi="Calibri"/>
        </w:rPr>
      </w:pPr>
    </w:p>
    <w:tbl>
      <w:tblPr>
        <w:tblW w:w="9889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3794"/>
        <w:gridCol w:w="850"/>
        <w:gridCol w:w="993"/>
        <w:gridCol w:w="4252"/>
      </w:tblGrid>
      <w:tr w:rsidR="000506BB" w:rsidRPr="00295258" w14:paraId="3C39A67E" w14:textId="77777777" w:rsidTr="000506BB">
        <w:trPr>
          <w:trHeight w:val="292"/>
        </w:trPr>
        <w:tc>
          <w:tcPr>
            <w:tcW w:w="3794" w:type="dxa"/>
            <w:shd w:val="clear" w:color="auto" w:fill="E6E6E6"/>
          </w:tcPr>
          <w:p w14:paraId="4EF7E37F" w14:textId="77777777" w:rsidR="000506BB" w:rsidRPr="00295258" w:rsidRDefault="000506BB" w:rsidP="000506BB">
            <w:pPr>
              <w:jc w:val="center"/>
              <w:rPr>
                <w:rFonts w:ascii="Calibri" w:hAnsi="Calibri"/>
                <w:b/>
              </w:rPr>
            </w:pPr>
            <w:r w:rsidRPr="000506BB">
              <w:rPr>
                <w:rFonts w:ascii="Calibri" w:hAnsi="Calibri"/>
                <w:b/>
              </w:rPr>
              <w:t>Attendee Name</w:t>
            </w:r>
          </w:p>
        </w:tc>
        <w:tc>
          <w:tcPr>
            <w:tcW w:w="850" w:type="dxa"/>
            <w:shd w:val="clear" w:color="auto" w:fill="E6E6E6"/>
          </w:tcPr>
          <w:p w14:paraId="16DF6411" w14:textId="77777777" w:rsidR="000506BB" w:rsidRPr="000506BB" w:rsidRDefault="000506BB" w:rsidP="00F2751C">
            <w:pPr>
              <w:jc w:val="center"/>
              <w:rPr>
                <w:rFonts w:ascii="Calibri" w:hAnsi="Calibri"/>
                <w:b/>
              </w:rPr>
            </w:pPr>
            <w:r w:rsidRPr="000506BB">
              <w:rPr>
                <w:rFonts w:ascii="Calibri" w:hAnsi="Calibri"/>
                <w:b/>
              </w:rPr>
              <w:t>Initials</w:t>
            </w:r>
          </w:p>
        </w:tc>
        <w:tc>
          <w:tcPr>
            <w:tcW w:w="993" w:type="dxa"/>
            <w:shd w:val="clear" w:color="auto" w:fill="E6E6E6"/>
          </w:tcPr>
          <w:p w14:paraId="130EAD5B" w14:textId="77777777" w:rsidR="000506BB" w:rsidRPr="000506BB" w:rsidRDefault="000506BB" w:rsidP="00F2751C">
            <w:pPr>
              <w:jc w:val="center"/>
              <w:rPr>
                <w:rFonts w:ascii="Calibri" w:hAnsi="Calibri"/>
                <w:b/>
              </w:rPr>
            </w:pPr>
            <w:r w:rsidRPr="000506BB">
              <w:rPr>
                <w:rFonts w:ascii="Calibri" w:hAnsi="Calibri"/>
                <w:b/>
              </w:rPr>
              <w:t>Present</w:t>
            </w:r>
          </w:p>
        </w:tc>
        <w:tc>
          <w:tcPr>
            <w:tcW w:w="4252" w:type="dxa"/>
            <w:shd w:val="clear" w:color="auto" w:fill="E6E6E6"/>
          </w:tcPr>
          <w:p w14:paraId="351D32FB" w14:textId="77777777" w:rsidR="000506BB" w:rsidRPr="000506BB" w:rsidRDefault="000506BB" w:rsidP="00F2751C">
            <w:pPr>
              <w:jc w:val="center"/>
              <w:rPr>
                <w:rFonts w:ascii="Calibri" w:hAnsi="Calibri"/>
                <w:b/>
              </w:rPr>
            </w:pPr>
            <w:r w:rsidRPr="000506BB">
              <w:rPr>
                <w:rFonts w:ascii="Calibri" w:hAnsi="Calibri"/>
                <w:b/>
              </w:rPr>
              <w:t>Organisation / Email</w:t>
            </w:r>
          </w:p>
        </w:tc>
      </w:tr>
      <w:tr w:rsidR="000506BB" w:rsidRPr="00295258" w14:paraId="0E3383BC" w14:textId="77777777" w:rsidTr="00EE4650">
        <w:tc>
          <w:tcPr>
            <w:tcW w:w="3794" w:type="dxa"/>
          </w:tcPr>
          <w:p w14:paraId="0AB50B6A" w14:textId="77777777" w:rsidR="000506BB" w:rsidRPr="00295258" w:rsidRDefault="000506BB" w:rsidP="00F2751C">
            <w:pPr>
              <w:rPr>
                <w:rFonts w:ascii="Calibri" w:hAnsi="Calibri"/>
                <w:lang w:val="en-US"/>
              </w:rPr>
            </w:pPr>
          </w:p>
        </w:tc>
        <w:tc>
          <w:tcPr>
            <w:tcW w:w="850" w:type="dxa"/>
          </w:tcPr>
          <w:p w14:paraId="5E839A9A" w14:textId="77777777" w:rsidR="000506BB" w:rsidRPr="00295258" w:rsidRDefault="000506BB" w:rsidP="00F2751C">
            <w:pPr>
              <w:jc w:val="center"/>
              <w:rPr>
                <w:rFonts w:ascii="Calibri" w:hAnsi="Calibri"/>
                <w:lang w:val="en-US"/>
              </w:rPr>
            </w:pPr>
          </w:p>
        </w:tc>
        <w:tc>
          <w:tcPr>
            <w:tcW w:w="993" w:type="dxa"/>
          </w:tcPr>
          <w:p w14:paraId="79CEEF84" w14:textId="77777777" w:rsidR="000506BB" w:rsidRPr="00295258" w:rsidRDefault="000506BB" w:rsidP="00F2751C">
            <w:pPr>
              <w:jc w:val="center"/>
              <w:rPr>
                <w:rFonts w:ascii="Calibri" w:hAnsi="Calibri"/>
                <w:lang w:val="en-US"/>
              </w:rPr>
            </w:pP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4252" w:type="dxa"/>
          </w:tcPr>
          <w:p w14:paraId="12C79889" w14:textId="77777777" w:rsidR="000506BB" w:rsidRPr="00295258" w:rsidRDefault="000506BB" w:rsidP="00F2751C">
            <w:pPr>
              <w:rPr>
                <w:rFonts w:ascii="Calibri" w:hAnsi="Calibri"/>
                <w:sz w:val="18"/>
                <w:szCs w:val="18"/>
                <w:lang w:val="en-US"/>
              </w:rPr>
            </w:pPr>
          </w:p>
        </w:tc>
      </w:tr>
      <w:tr w:rsidR="000506BB" w:rsidRPr="00295258" w14:paraId="575369BF" w14:textId="77777777" w:rsidTr="00EE4650">
        <w:tc>
          <w:tcPr>
            <w:tcW w:w="3794" w:type="dxa"/>
          </w:tcPr>
          <w:p w14:paraId="69516D1B" w14:textId="77777777" w:rsidR="000506BB" w:rsidRPr="00D4264C" w:rsidRDefault="000506BB" w:rsidP="00F2751C">
            <w:pPr>
              <w:rPr>
                <w:rFonts w:ascii="Calibri" w:eastAsia="MS Mincho" w:hAnsi="Calibri"/>
                <w:color w:val="1F497D"/>
                <w:sz w:val="22"/>
                <w:szCs w:val="22"/>
                <w:lang w:val="en-IE" w:eastAsia="ja-JP"/>
              </w:rPr>
            </w:pPr>
          </w:p>
        </w:tc>
        <w:tc>
          <w:tcPr>
            <w:tcW w:w="850" w:type="dxa"/>
          </w:tcPr>
          <w:p w14:paraId="73D38C48" w14:textId="77777777" w:rsidR="000506BB" w:rsidRPr="00295258" w:rsidRDefault="000506BB" w:rsidP="00F2751C">
            <w:pPr>
              <w:jc w:val="center"/>
              <w:rPr>
                <w:rFonts w:ascii="Calibri" w:hAnsi="Calibri"/>
                <w:lang w:val="en-US"/>
              </w:rPr>
            </w:pPr>
          </w:p>
        </w:tc>
        <w:tc>
          <w:tcPr>
            <w:tcW w:w="993" w:type="dxa"/>
          </w:tcPr>
          <w:p w14:paraId="15B9A071" w14:textId="77777777" w:rsidR="000506BB" w:rsidRPr="00295258" w:rsidRDefault="000506BB" w:rsidP="00F2751C">
            <w:pPr>
              <w:jc w:val="center"/>
              <w:rPr>
                <w:rFonts w:ascii="Calibri" w:hAnsi="Calibri"/>
                <w:lang w:val="en-US"/>
              </w:rPr>
            </w:pP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4252" w:type="dxa"/>
          </w:tcPr>
          <w:p w14:paraId="0D4CD350" w14:textId="77777777" w:rsidR="000506BB" w:rsidRPr="00295258" w:rsidRDefault="000506BB" w:rsidP="00F2751C">
            <w:pPr>
              <w:rPr>
                <w:rFonts w:ascii="Calibri" w:hAnsi="Calibri"/>
                <w:sz w:val="18"/>
                <w:szCs w:val="18"/>
                <w:lang w:val="el-GR"/>
              </w:rPr>
            </w:pPr>
          </w:p>
        </w:tc>
      </w:tr>
    </w:tbl>
    <w:p w14:paraId="360C9B61" w14:textId="77777777" w:rsidR="00F2751C" w:rsidRPr="00295258" w:rsidRDefault="00F2751C" w:rsidP="00F2751C">
      <w:pPr>
        <w:rPr>
          <w:rFonts w:ascii="Calibri" w:hAnsi="Calibri"/>
        </w:rPr>
      </w:pPr>
    </w:p>
    <w:tbl>
      <w:tblPr>
        <w:tblW w:w="9349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  <w:tblPrChange w:id="6" w:author="Autor">
          <w:tblPr>
            <w:tblW w:w="9889" w:type="dxa"/>
            <w:tbl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blBorders>
            <w:tblLook w:val="01E0" w:firstRow="1" w:lastRow="1" w:firstColumn="1" w:lastColumn="1" w:noHBand="0" w:noVBand="0"/>
          </w:tblPr>
        </w:tblPrChange>
      </w:tblPr>
      <w:tblGrid>
        <w:gridCol w:w="9349"/>
        <w:tblGridChange w:id="7">
          <w:tblGrid>
            <w:gridCol w:w="113"/>
            <w:gridCol w:w="9349"/>
            <w:gridCol w:w="427"/>
          </w:tblGrid>
        </w:tblGridChange>
      </w:tblGrid>
      <w:tr w:rsidR="00F2751C" w:rsidRPr="00295258" w14:paraId="675FE291" w14:textId="77777777" w:rsidTr="006C00A1">
        <w:trPr>
          <w:trHeight w:val="318"/>
          <w:trPrChange w:id="8" w:author="Autor">
            <w:trPr>
              <w:trHeight w:val="393"/>
            </w:trPr>
          </w:trPrChange>
        </w:trPr>
        <w:tc>
          <w:tcPr>
            <w:tcW w:w="93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6E6"/>
            <w:vAlign w:val="center"/>
            <w:tcPrChange w:id="9" w:author="Autor">
              <w:tcPr>
                <w:tcW w:w="9889" w:type="dxa"/>
                <w:gridSpan w:val="3"/>
                <w:tcBorders>
                  <w:top w:val="single" w:sz="4" w:space="0" w:color="808080"/>
                  <w:left w:val="single" w:sz="4" w:space="0" w:color="808080"/>
                  <w:bottom w:val="single" w:sz="4" w:space="0" w:color="808080"/>
                  <w:right w:val="single" w:sz="4" w:space="0" w:color="808080"/>
                </w:tcBorders>
                <w:shd w:val="clear" w:color="auto" w:fill="E6E6E6"/>
                <w:vAlign w:val="center"/>
              </w:tcPr>
            </w:tcPrChange>
          </w:tcPr>
          <w:p w14:paraId="1CB1ADA9" w14:textId="77777777" w:rsidR="00F2751C" w:rsidRPr="00295258" w:rsidRDefault="00F2751C" w:rsidP="00A61618">
            <w:pPr>
              <w:rPr>
                <w:rFonts w:ascii="Calibri" w:hAnsi="Calibri"/>
              </w:rPr>
            </w:pPr>
            <w:r w:rsidRPr="00295258">
              <w:rPr>
                <w:rFonts w:ascii="Calibri" w:hAnsi="Calibri"/>
                <w:b/>
              </w:rPr>
              <w:t xml:space="preserve">Meeting </w:t>
            </w:r>
            <w:r w:rsidR="00A61618">
              <w:rPr>
                <w:rFonts w:ascii="Calibri" w:hAnsi="Calibri"/>
                <w:b/>
              </w:rPr>
              <w:t>Agenda</w:t>
            </w:r>
          </w:p>
        </w:tc>
      </w:tr>
      <w:tr w:rsidR="00F2751C" w:rsidRPr="006C00A1" w14:paraId="7BDB1A94" w14:textId="77777777" w:rsidTr="006C00A1">
        <w:trPr>
          <w:trHeight w:val="781"/>
          <w:trPrChange w:id="10" w:author="Autor">
            <w:trPr>
              <w:trHeight w:val="963"/>
            </w:trPr>
          </w:trPrChange>
        </w:trPr>
        <w:tc>
          <w:tcPr>
            <w:tcW w:w="93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PrChange w:id="11" w:author="Autor">
              <w:tcPr>
                <w:tcW w:w="9889" w:type="dxa"/>
                <w:gridSpan w:val="3"/>
                <w:tcBorders>
                  <w:top w:val="single" w:sz="4" w:space="0" w:color="808080"/>
                  <w:left w:val="single" w:sz="4" w:space="0" w:color="808080"/>
                  <w:bottom w:val="single" w:sz="4" w:space="0" w:color="808080"/>
                  <w:right w:val="single" w:sz="4" w:space="0" w:color="808080"/>
                </w:tcBorders>
              </w:tcPr>
            </w:tcPrChange>
          </w:tcPr>
          <w:p w14:paraId="6483BB07" w14:textId="5864A741" w:rsidR="00F2751C" w:rsidRPr="006C00A1" w:rsidRDefault="001B7371" w:rsidP="006C00A1">
            <w:pPr>
              <w:pStyle w:val="PargrafodaLista"/>
              <w:numPr>
                <w:ilvl w:val="0"/>
                <w:numId w:val="30"/>
              </w:numPr>
              <w:rPr>
                <w:ins w:id="12" w:author="Autor"/>
                <w:rFonts w:ascii="Calibri" w:hAnsi="Calibri"/>
                <w:lang w:val="pt-PT"/>
                <w:rPrChange w:id="13" w:author="Autor">
                  <w:rPr>
                    <w:ins w:id="14" w:author="Autor"/>
                    <w:lang w:val="pt-PT"/>
                  </w:rPr>
                </w:rPrChange>
              </w:rPr>
              <w:pPrChange w:id="15" w:author="Autor">
                <w:pPr/>
              </w:pPrChange>
            </w:pPr>
            <w:ins w:id="16" w:author="Autor">
              <w:r w:rsidRPr="006C00A1">
                <w:rPr>
                  <w:rFonts w:ascii="Calibri" w:hAnsi="Calibri"/>
                  <w:lang w:val="pt-PT"/>
                  <w:rPrChange w:id="17" w:author="Autor">
                    <w:rPr>
                      <w:rFonts w:ascii="Calibri" w:hAnsi="Calibri"/>
                      <w:lang w:val="en-US"/>
                    </w:rPr>
                  </w:rPrChange>
                </w:rPr>
                <w:t>Apresentação do projeto e o</w:t>
              </w:r>
              <w:r w:rsidRPr="006C00A1">
                <w:rPr>
                  <w:rFonts w:ascii="Calibri" w:hAnsi="Calibri"/>
                  <w:lang w:val="pt-PT"/>
                  <w:rPrChange w:id="18" w:author="Autor">
                    <w:rPr>
                      <w:lang w:val="pt-PT"/>
                    </w:rPr>
                  </w:rPrChange>
                </w:rPr>
                <w:t>bjetivos principais;</w:t>
              </w:r>
            </w:ins>
          </w:p>
          <w:p w14:paraId="5B200A34" w14:textId="6F06B3BF" w:rsidR="001B7371" w:rsidRPr="006C00A1" w:rsidRDefault="001B7371" w:rsidP="006C00A1">
            <w:pPr>
              <w:pStyle w:val="PargrafodaLista"/>
              <w:numPr>
                <w:ilvl w:val="0"/>
                <w:numId w:val="30"/>
              </w:numPr>
              <w:rPr>
                <w:ins w:id="19" w:author="Autor"/>
                <w:rFonts w:ascii="Calibri" w:hAnsi="Calibri"/>
                <w:lang w:val="pt-PT"/>
                <w:rPrChange w:id="20" w:author="Autor">
                  <w:rPr>
                    <w:ins w:id="21" w:author="Autor"/>
                    <w:lang w:val="pt-PT"/>
                  </w:rPr>
                </w:rPrChange>
              </w:rPr>
              <w:pPrChange w:id="22" w:author="Autor">
                <w:pPr/>
              </w:pPrChange>
            </w:pPr>
            <w:ins w:id="23" w:author="Autor">
              <w:r w:rsidRPr="006C00A1">
                <w:rPr>
                  <w:rFonts w:ascii="Calibri" w:hAnsi="Calibri"/>
                  <w:lang w:val="pt-PT"/>
                  <w:rPrChange w:id="24" w:author="Autor">
                    <w:rPr>
                      <w:lang w:val="pt-PT"/>
                    </w:rPr>
                  </w:rPrChange>
                </w:rPr>
                <w:t>Discussão sobre as tecnologias a adotar;</w:t>
              </w:r>
            </w:ins>
          </w:p>
          <w:p w14:paraId="0C3E94D4" w14:textId="074D2160" w:rsidR="001B7371" w:rsidRPr="006C00A1" w:rsidRDefault="001B7371" w:rsidP="006C00A1">
            <w:pPr>
              <w:pStyle w:val="PargrafodaLista"/>
              <w:numPr>
                <w:ilvl w:val="0"/>
                <w:numId w:val="30"/>
              </w:numPr>
              <w:rPr>
                <w:rFonts w:ascii="Calibri" w:hAnsi="Calibri"/>
                <w:lang w:val="pt-PT"/>
                <w:rPrChange w:id="25" w:author="Autor">
                  <w:rPr>
                    <w:lang w:val="en-US"/>
                  </w:rPr>
                </w:rPrChange>
              </w:rPr>
              <w:pPrChange w:id="26" w:author="Autor">
                <w:pPr/>
              </w:pPrChange>
            </w:pPr>
            <w:ins w:id="27" w:author="Autor">
              <w:r w:rsidRPr="006C00A1">
                <w:rPr>
                  <w:rFonts w:ascii="Calibri" w:hAnsi="Calibri"/>
                  <w:lang w:val="pt-PT"/>
                  <w:rPrChange w:id="28" w:author="Autor">
                    <w:rPr>
                      <w:lang w:val="pt-PT"/>
                    </w:rPr>
                  </w:rPrChange>
                </w:rPr>
                <w:t>Definição de próximos passos e responsabilidades iniciais.</w:t>
              </w:r>
            </w:ins>
          </w:p>
          <w:p w14:paraId="2CAADA07" w14:textId="77777777" w:rsidR="00F2751C" w:rsidRPr="006C00A1" w:rsidRDefault="00F2751C" w:rsidP="00F2751C">
            <w:pPr>
              <w:rPr>
                <w:rFonts w:ascii="Calibri" w:hAnsi="Calibri"/>
                <w:lang w:val="pt-PT"/>
                <w:rPrChange w:id="29" w:author="Autor">
                  <w:rPr>
                    <w:rFonts w:ascii="Calibri" w:hAnsi="Calibri"/>
                    <w:lang w:val="en-US"/>
                  </w:rPr>
                </w:rPrChange>
              </w:rPr>
            </w:pPr>
          </w:p>
          <w:p w14:paraId="317B1A42" w14:textId="77777777" w:rsidR="00F2751C" w:rsidRPr="006C00A1" w:rsidRDefault="00F2751C" w:rsidP="00F2751C">
            <w:pPr>
              <w:rPr>
                <w:rFonts w:ascii="Calibri" w:hAnsi="Calibri"/>
                <w:lang w:val="pt-PT"/>
                <w:rPrChange w:id="30" w:author="Autor">
                  <w:rPr>
                    <w:rFonts w:ascii="Calibri" w:hAnsi="Calibri"/>
                    <w:lang w:val="en-US"/>
                  </w:rPr>
                </w:rPrChange>
              </w:rPr>
            </w:pPr>
          </w:p>
          <w:p w14:paraId="5AAB160A" w14:textId="77777777" w:rsidR="00725739" w:rsidRPr="006C00A1" w:rsidRDefault="00725739" w:rsidP="00F2751C">
            <w:pPr>
              <w:rPr>
                <w:rFonts w:ascii="Calibri" w:hAnsi="Calibri"/>
                <w:lang w:val="pt-PT"/>
                <w:rPrChange w:id="31" w:author="Autor">
                  <w:rPr>
                    <w:rFonts w:ascii="Calibri" w:hAnsi="Calibri"/>
                    <w:lang w:val="en-US"/>
                  </w:rPr>
                </w:rPrChange>
              </w:rPr>
            </w:pPr>
          </w:p>
          <w:p w14:paraId="70796315" w14:textId="77777777" w:rsidR="00725739" w:rsidRPr="006C00A1" w:rsidRDefault="00725739" w:rsidP="00F2751C">
            <w:pPr>
              <w:rPr>
                <w:rFonts w:ascii="Calibri" w:hAnsi="Calibri"/>
                <w:lang w:val="pt-PT"/>
                <w:rPrChange w:id="32" w:author="Autor">
                  <w:rPr>
                    <w:rFonts w:ascii="Calibri" w:hAnsi="Calibri"/>
                    <w:lang w:val="en-US"/>
                  </w:rPr>
                </w:rPrChange>
              </w:rPr>
            </w:pPr>
          </w:p>
        </w:tc>
      </w:tr>
    </w:tbl>
    <w:p w14:paraId="1F97AD02" w14:textId="77777777" w:rsidR="00261863" w:rsidRPr="006C00A1" w:rsidRDefault="00261863" w:rsidP="00E747C4">
      <w:pPr>
        <w:widowControl/>
        <w:jc w:val="center"/>
        <w:rPr>
          <w:rFonts w:ascii="Calibri" w:hAnsi="Calibri"/>
          <w:b/>
          <w:color w:val="000000"/>
          <w:lang w:val="pt-PT"/>
          <w:rPrChange w:id="33" w:author="Autor">
            <w:rPr>
              <w:rFonts w:ascii="Calibri" w:hAnsi="Calibri"/>
              <w:b/>
              <w:color w:val="000000"/>
            </w:rPr>
          </w:rPrChange>
        </w:rPr>
      </w:pPr>
    </w:p>
    <w:tbl>
      <w:tblPr>
        <w:tblW w:w="9577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  <w:tblPrChange w:id="34" w:author="Autor">
          <w:tblPr>
            <w:tblW w:w="9889" w:type="dxa"/>
            <w:tbl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blBorders>
            <w:tblLook w:val="01E0" w:firstRow="1" w:lastRow="1" w:firstColumn="1" w:lastColumn="1" w:noHBand="0" w:noVBand="0"/>
          </w:tblPr>
        </w:tblPrChange>
      </w:tblPr>
      <w:tblGrid>
        <w:gridCol w:w="9577"/>
        <w:tblGridChange w:id="35">
          <w:tblGrid>
            <w:gridCol w:w="113"/>
            <w:gridCol w:w="9577"/>
            <w:gridCol w:w="199"/>
          </w:tblGrid>
        </w:tblGridChange>
      </w:tblGrid>
      <w:tr w:rsidR="00CD7E0E" w:rsidRPr="00295258" w14:paraId="3AE21770" w14:textId="77777777" w:rsidTr="006C00A1">
        <w:trPr>
          <w:trHeight w:val="322"/>
          <w:trPrChange w:id="36" w:author="Autor">
            <w:trPr>
              <w:trHeight w:val="348"/>
            </w:trPr>
          </w:trPrChange>
        </w:trPr>
        <w:tc>
          <w:tcPr>
            <w:tcW w:w="95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6E6"/>
            <w:vAlign w:val="center"/>
            <w:tcPrChange w:id="37" w:author="Autor">
              <w:tcPr>
                <w:tcW w:w="9889" w:type="dxa"/>
                <w:gridSpan w:val="3"/>
                <w:tcBorders>
                  <w:top w:val="single" w:sz="4" w:space="0" w:color="808080"/>
                  <w:left w:val="single" w:sz="4" w:space="0" w:color="808080"/>
                  <w:bottom w:val="single" w:sz="4" w:space="0" w:color="808080"/>
                  <w:right w:val="single" w:sz="4" w:space="0" w:color="808080"/>
                </w:tcBorders>
                <w:shd w:val="clear" w:color="auto" w:fill="E6E6E6"/>
                <w:vAlign w:val="center"/>
              </w:tcPr>
            </w:tcPrChange>
          </w:tcPr>
          <w:p w14:paraId="18D4E857" w14:textId="7119858A" w:rsidR="00CD7E0E" w:rsidRPr="00295258" w:rsidRDefault="00F95B6F" w:rsidP="00CD7E0E">
            <w:pPr>
              <w:rPr>
                <w:rFonts w:ascii="Calibri" w:hAnsi="Calibri"/>
              </w:rPr>
            </w:pPr>
            <w:r w:rsidRPr="00295258">
              <w:rPr>
                <w:rFonts w:ascii="Calibri" w:hAnsi="Calibri"/>
                <w:b/>
              </w:rPr>
              <w:t xml:space="preserve">Meeting </w:t>
            </w:r>
            <w:r>
              <w:rPr>
                <w:rFonts w:ascii="Calibri" w:hAnsi="Calibri"/>
                <w:b/>
              </w:rPr>
              <w:t>Summary</w:t>
            </w:r>
          </w:p>
        </w:tc>
      </w:tr>
      <w:tr w:rsidR="00CD7E0E" w:rsidRPr="006C00A1" w14:paraId="3ACB7D24" w14:textId="77777777" w:rsidTr="006C00A1">
        <w:trPr>
          <w:trHeight w:val="936"/>
          <w:trPrChange w:id="38" w:author="Autor">
            <w:trPr>
              <w:trHeight w:val="1011"/>
            </w:trPr>
          </w:trPrChange>
        </w:trPr>
        <w:tc>
          <w:tcPr>
            <w:tcW w:w="95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PrChange w:id="39" w:author="Autor">
              <w:tcPr>
                <w:tcW w:w="9889" w:type="dxa"/>
                <w:gridSpan w:val="3"/>
                <w:tcBorders>
                  <w:top w:val="single" w:sz="4" w:space="0" w:color="808080"/>
                  <w:left w:val="single" w:sz="4" w:space="0" w:color="808080"/>
                  <w:bottom w:val="single" w:sz="4" w:space="0" w:color="808080"/>
                  <w:right w:val="single" w:sz="4" w:space="0" w:color="808080"/>
                </w:tcBorders>
              </w:tcPr>
            </w:tcPrChange>
          </w:tcPr>
          <w:p w14:paraId="0EAA089F" w14:textId="77777777" w:rsidR="00CD7E0E" w:rsidRPr="004C30C2" w:rsidRDefault="00CD7E0E" w:rsidP="00CD7E0E">
            <w:pPr>
              <w:widowControl/>
              <w:autoSpaceDE w:val="0"/>
              <w:autoSpaceDN w:val="0"/>
              <w:adjustRightInd w:val="0"/>
              <w:rPr>
                <w:rFonts w:ascii="Calibri" w:hAnsi="Calibri"/>
                <w:i/>
                <w:color w:val="1B6FB5"/>
              </w:rPr>
            </w:pPr>
            <w:r w:rsidRPr="004C30C2">
              <w:rPr>
                <w:rFonts w:ascii="Calibri" w:hAnsi="Calibri"/>
                <w:i/>
                <w:color w:val="1B6FB5"/>
              </w:rPr>
              <w:t>Outline points discussed and state clear outcome for the meeting</w:t>
            </w:r>
          </w:p>
          <w:p w14:paraId="2C196293" w14:textId="28E18E0C" w:rsidR="00CD7E0E" w:rsidRDefault="001B7371" w:rsidP="00CD7E0E">
            <w:pPr>
              <w:rPr>
                <w:ins w:id="40" w:author="Autor"/>
                <w:rFonts w:ascii="Calibri" w:hAnsi="Calibri"/>
                <w:lang w:val="pt-PT"/>
              </w:rPr>
            </w:pPr>
            <w:ins w:id="41" w:author="Autor">
              <w:r w:rsidRPr="006C00A1">
                <w:rPr>
                  <w:rFonts w:ascii="Calibri" w:hAnsi="Calibri"/>
                  <w:lang w:val="pt-PT"/>
                  <w:rPrChange w:id="42" w:author="Autor">
                    <w:rPr>
                      <w:rFonts w:ascii="Calibri" w:hAnsi="Calibri"/>
                      <w:lang w:val="en-US"/>
                    </w:rPr>
                  </w:rPrChange>
                </w:rPr>
                <w:t xml:space="preserve">Durante a reunião, a </w:t>
              </w:r>
              <w:r>
                <w:rPr>
                  <w:rFonts w:ascii="Calibri" w:hAnsi="Calibri"/>
                  <w:lang w:val="pt-PT"/>
                </w:rPr>
                <w:t xml:space="preserve">equipa discutiu as diferentes opções de tecnologias para o desenvolvimento da aplicação. Após análise das vantagens e desvantagens de cada </w:t>
              </w:r>
              <w:proofErr w:type="spellStart"/>
              <w:r>
                <w:rPr>
                  <w:rFonts w:ascii="Calibri" w:hAnsi="Calibri"/>
                  <w:lang w:val="pt-PT"/>
                </w:rPr>
                <w:t>stack</w:t>
              </w:r>
              <w:proofErr w:type="spellEnd"/>
              <w:r>
                <w:rPr>
                  <w:rFonts w:ascii="Calibri" w:hAnsi="Calibri"/>
                  <w:lang w:val="pt-PT"/>
                </w:rPr>
                <w:t>, foi decidido utilizar as seguintes ferramentas:</w:t>
              </w:r>
            </w:ins>
          </w:p>
          <w:p w14:paraId="6344CF52" w14:textId="66D00C7A" w:rsidR="001B7371" w:rsidRDefault="001B7371" w:rsidP="006C00A1">
            <w:pPr>
              <w:pStyle w:val="PargrafodaLista"/>
              <w:numPr>
                <w:ilvl w:val="0"/>
                <w:numId w:val="31"/>
              </w:numPr>
              <w:rPr>
                <w:ins w:id="43" w:author="Autor"/>
                <w:rFonts w:ascii="Calibri" w:hAnsi="Calibri"/>
                <w:lang w:val="pt-PT"/>
              </w:rPr>
            </w:pPr>
            <w:proofErr w:type="spellStart"/>
            <w:ins w:id="44" w:author="Autor">
              <w:r>
                <w:rPr>
                  <w:rFonts w:ascii="Calibri" w:hAnsi="Calibri"/>
                  <w:lang w:val="pt-PT"/>
                </w:rPr>
                <w:t>Frontend</w:t>
              </w:r>
              <w:proofErr w:type="spellEnd"/>
              <w:r>
                <w:rPr>
                  <w:rFonts w:ascii="Calibri" w:hAnsi="Calibri"/>
                  <w:lang w:val="pt-PT"/>
                </w:rPr>
                <w:t xml:space="preserve"> Mobile: </w:t>
              </w:r>
              <w:proofErr w:type="spellStart"/>
              <w:r>
                <w:rPr>
                  <w:rFonts w:ascii="Calibri" w:hAnsi="Calibri"/>
                  <w:lang w:val="pt-PT"/>
                </w:rPr>
                <w:t>React</w:t>
              </w:r>
              <w:proofErr w:type="spellEnd"/>
              <w:r>
                <w:rPr>
                  <w:rFonts w:ascii="Calibri" w:hAnsi="Calibri"/>
                  <w:lang w:val="pt-PT"/>
                </w:rPr>
                <w:t xml:space="preserve"> </w:t>
              </w:r>
              <w:proofErr w:type="spellStart"/>
              <w:r>
                <w:rPr>
                  <w:rFonts w:ascii="Calibri" w:hAnsi="Calibri"/>
                  <w:lang w:val="pt-PT"/>
                </w:rPr>
                <w:t>Native</w:t>
              </w:r>
              <w:proofErr w:type="spellEnd"/>
            </w:ins>
          </w:p>
          <w:p w14:paraId="30820E98" w14:textId="55622144" w:rsidR="001B7371" w:rsidRDefault="001B7371" w:rsidP="006C00A1">
            <w:pPr>
              <w:pStyle w:val="PargrafodaLista"/>
              <w:numPr>
                <w:ilvl w:val="0"/>
                <w:numId w:val="31"/>
              </w:numPr>
              <w:rPr>
                <w:ins w:id="45" w:author="Autor"/>
                <w:rFonts w:ascii="Calibri" w:hAnsi="Calibri"/>
              </w:rPr>
            </w:pPr>
            <w:ins w:id="46" w:author="Autor">
              <w:r w:rsidRPr="006C00A1">
                <w:rPr>
                  <w:rFonts w:ascii="Calibri" w:hAnsi="Calibri"/>
                  <w:rPrChange w:id="47" w:author="Autor">
                    <w:rPr>
                      <w:rFonts w:ascii="Calibri" w:hAnsi="Calibri"/>
                      <w:lang w:val="pt-PT"/>
                    </w:rPr>
                  </w:rPrChange>
                </w:rPr>
                <w:t>API Backend: Node.js + E</w:t>
              </w:r>
              <w:r>
                <w:rPr>
                  <w:rFonts w:ascii="Calibri" w:hAnsi="Calibri"/>
                </w:rPr>
                <w:t>xpress</w:t>
              </w:r>
            </w:ins>
          </w:p>
          <w:p w14:paraId="38B7B084" w14:textId="652973F7" w:rsidR="001B7371" w:rsidRDefault="001B7371" w:rsidP="006C00A1">
            <w:pPr>
              <w:pStyle w:val="PargrafodaLista"/>
              <w:numPr>
                <w:ilvl w:val="0"/>
                <w:numId w:val="31"/>
              </w:numPr>
              <w:rPr>
                <w:ins w:id="48" w:author="Autor"/>
                <w:rFonts w:ascii="Calibri" w:hAnsi="Calibri"/>
              </w:rPr>
            </w:pPr>
            <w:ins w:id="49" w:author="Autor">
              <w:r>
                <w:rPr>
                  <w:rFonts w:ascii="Calibri" w:hAnsi="Calibri"/>
                </w:rPr>
                <w:t>Base de Dados: MariaDB</w:t>
              </w:r>
            </w:ins>
          </w:p>
          <w:p w14:paraId="5BEA73D6" w14:textId="77777777" w:rsidR="001B7371" w:rsidRDefault="001B7371" w:rsidP="001B7371">
            <w:pPr>
              <w:rPr>
                <w:ins w:id="50" w:author="Autor"/>
                <w:rFonts w:ascii="Calibri" w:hAnsi="Calibri"/>
                <w:lang w:val="pt-PT"/>
              </w:rPr>
            </w:pPr>
          </w:p>
          <w:p w14:paraId="25C98966" w14:textId="6ED42709" w:rsidR="001B7371" w:rsidRPr="006C00A1" w:rsidRDefault="001B7371" w:rsidP="001B7371">
            <w:pPr>
              <w:rPr>
                <w:rFonts w:ascii="Calibri" w:hAnsi="Calibri"/>
                <w:lang w:val="pt-PT"/>
                <w:rPrChange w:id="51" w:author="Autor">
                  <w:rPr>
                    <w:rFonts w:ascii="Calibri" w:hAnsi="Calibri"/>
                    <w:lang w:val="en-US"/>
                  </w:rPr>
                </w:rPrChange>
              </w:rPr>
            </w:pPr>
            <w:ins w:id="52" w:author="Autor">
              <w:r w:rsidRPr="006C00A1">
                <w:rPr>
                  <w:rFonts w:ascii="Calibri" w:hAnsi="Calibri"/>
                  <w:lang w:val="pt-PT"/>
                  <w:rPrChange w:id="53" w:author="Autor">
                    <w:rPr>
                      <w:rFonts w:ascii="Calibri" w:hAnsi="Calibri"/>
                    </w:rPr>
                  </w:rPrChange>
                </w:rPr>
                <w:t>Foi também abordada a im</w:t>
              </w:r>
              <w:r>
                <w:rPr>
                  <w:rFonts w:ascii="Calibri" w:hAnsi="Calibri"/>
                  <w:lang w:val="pt-PT"/>
                </w:rPr>
                <w:t>portância de organizar a equipa e definir papéis específicos em futuras reuniões. Os próximos passos incluem o levantamento de requisitos junto do cliente e a criação do documento de iniciação do projeto.</w:t>
              </w:r>
            </w:ins>
          </w:p>
          <w:p w14:paraId="64E77EB0" w14:textId="77777777" w:rsidR="00725739" w:rsidRPr="006C00A1" w:rsidDel="001B7371" w:rsidRDefault="00725739" w:rsidP="00CD7E0E">
            <w:pPr>
              <w:rPr>
                <w:del w:id="54" w:author="Autor"/>
                <w:rFonts w:ascii="Calibri" w:hAnsi="Calibri"/>
                <w:lang w:val="pt-PT"/>
                <w:rPrChange w:id="55" w:author="Autor">
                  <w:rPr>
                    <w:del w:id="56" w:author="Autor"/>
                    <w:rFonts w:ascii="Calibri" w:hAnsi="Calibri"/>
                    <w:lang w:val="en-US"/>
                  </w:rPr>
                </w:rPrChange>
              </w:rPr>
            </w:pPr>
          </w:p>
          <w:p w14:paraId="1FF40540" w14:textId="77777777" w:rsidR="00725739" w:rsidRPr="006C00A1" w:rsidDel="001B7371" w:rsidRDefault="00725739" w:rsidP="00CD7E0E">
            <w:pPr>
              <w:rPr>
                <w:del w:id="57" w:author="Autor"/>
                <w:rFonts w:ascii="Calibri" w:hAnsi="Calibri"/>
                <w:lang w:val="pt-PT"/>
                <w:rPrChange w:id="58" w:author="Autor">
                  <w:rPr>
                    <w:del w:id="59" w:author="Autor"/>
                    <w:rFonts w:ascii="Calibri" w:hAnsi="Calibri"/>
                    <w:lang w:val="en-US"/>
                  </w:rPr>
                </w:rPrChange>
              </w:rPr>
            </w:pPr>
          </w:p>
          <w:p w14:paraId="6F7A1D85" w14:textId="77777777" w:rsidR="00725739" w:rsidRPr="006C00A1" w:rsidRDefault="00725739" w:rsidP="00CD7E0E">
            <w:pPr>
              <w:rPr>
                <w:rFonts w:ascii="Calibri" w:hAnsi="Calibri"/>
                <w:lang w:val="pt-PT"/>
                <w:rPrChange w:id="60" w:author="Autor">
                  <w:rPr>
                    <w:rFonts w:ascii="Calibri" w:hAnsi="Calibri"/>
                    <w:lang w:val="en-US"/>
                  </w:rPr>
                </w:rPrChange>
              </w:rPr>
            </w:pPr>
          </w:p>
        </w:tc>
      </w:tr>
    </w:tbl>
    <w:p w14:paraId="2B8C9171" w14:textId="77777777" w:rsidR="00026F89" w:rsidRPr="006C00A1" w:rsidRDefault="00026F89" w:rsidP="00026F89">
      <w:pPr>
        <w:widowControl/>
        <w:autoSpaceDE w:val="0"/>
        <w:autoSpaceDN w:val="0"/>
        <w:adjustRightInd w:val="0"/>
        <w:rPr>
          <w:rFonts w:ascii="Calibri" w:hAnsi="Calibri"/>
          <w:lang w:val="pt-PT"/>
          <w:rPrChange w:id="61" w:author="Autor">
            <w:rPr>
              <w:rFonts w:ascii="Calibri" w:hAnsi="Calibri"/>
            </w:rPr>
          </w:rPrChange>
        </w:rPr>
      </w:pPr>
    </w:p>
    <w:tbl>
      <w:tblPr>
        <w:tblW w:w="9923" w:type="dxa"/>
        <w:tblInd w:w="-34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851"/>
        <w:gridCol w:w="6946"/>
        <w:gridCol w:w="1276"/>
        <w:gridCol w:w="850"/>
        <w:tblGridChange w:id="62">
          <w:tblGrid>
            <w:gridCol w:w="113"/>
            <w:gridCol w:w="738"/>
            <w:gridCol w:w="113"/>
            <w:gridCol w:w="6946"/>
            <w:gridCol w:w="29"/>
            <w:gridCol w:w="1134"/>
            <w:gridCol w:w="113"/>
            <w:gridCol w:w="737"/>
            <w:gridCol w:w="113"/>
          </w:tblGrid>
        </w:tblGridChange>
      </w:tblGrid>
      <w:tr w:rsidR="009028B5" w:rsidRPr="00441BFB" w14:paraId="040DCC31" w14:textId="77777777" w:rsidTr="00BD2C69">
        <w:trPr>
          <w:trHeight w:val="492"/>
        </w:trPr>
        <w:tc>
          <w:tcPr>
            <w:tcW w:w="9923" w:type="dxa"/>
            <w:gridSpan w:val="4"/>
            <w:shd w:val="clear" w:color="auto" w:fill="E6E6E6"/>
            <w:vAlign w:val="center"/>
          </w:tcPr>
          <w:p w14:paraId="4AB45AD7" w14:textId="77777777" w:rsidR="009028B5" w:rsidRPr="009028B5" w:rsidRDefault="009028B5" w:rsidP="002B7A43">
            <w:pPr>
              <w:rPr>
                <w:rFonts w:ascii="Calibri" w:hAnsi="Calibri"/>
                <w:b/>
              </w:rPr>
            </w:pPr>
            <w:r w:rsidRPr="00441BFB">
              <w:rPr>
                <w:rFonts w:ascii="Calibri" w:hAnsi="Calibri"/>
                <w:b/>
              </w:rPr>
              <w:t>Decisions</w:t>
            </w:r>
            <w:r w:rsidRPr="009028B5">
              <w:rPr>
                <w:rFonts w:ascii="Calibri" w:hAnsi="Calibri"/>
                <w:b/>
              </w:rPr>
              <w:t xml:space="preserve"> taken</w:t>
            </w:r>
          </w:p>
        </w:tc>
      </w:tr>
      <w:tr w:rsidR="005A34FB" w:rsidRPr="00441BFB" w14:paraId="76729391" w14:textId="77777777" w:rsidTr="006C00A1">
        <w:tblPrEx>
          <w:tblW w:w="9923" w:type="dxa"/>
          <w:tblInd w:w="-34" w:type="dxa"/>
          <w:tblBorders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</w:tblBorders>
          <w:tblLayout w:type="fixed"/>
          <w:tblLook w:val="0000" w:firstRow="0" w:lastRow="0" w:firstColumn="0" w:lastColumn="0" w:noHBand="0" w:noVBand="0"/>
          <w:tblPrExChange w:id="63" w:author="Autor">
            <w:tblPrEx>
              <w:tblW w:w="9923" w:type="dxa"/>
              <w:tblInd w:w="-34" w:type="dxa"/>
              <w:tblBorders>
                <w:top w:val="single" w:sz="4" w:space="0" w:color="808080"/>
                <w:left w:val="single" w:sz="4" w:space="0" w:color="808080"/>
                <w:bottom w:val="single" w:sz="4" w:space="0" w:color="808080"/>
                <w:right w:val="single" w:sz="4" w:space="0" w:color="808080"/>
                <w:insideH w:val="single" w:sz="4" w:space="0" w:color="808080"/>
                <w:insideV w:val="single" w:sz="4" w:space="0" w:color="808080"/>
              </w:tblBorders>
              <w:tblLayout w:type="fixed"/>
              <w:tblLook w:val="0000" w:firstRow="0" w:lastRow="0" w:firstColumn="0" w:lastColumn="0" w:noHBand="0" w:noVBand="0"/>
            </w:tblPrEx>
          </w:tblPrExChange>
        </w:tblPrEx>
        <w:trPr>
          <w:trHeight w:val="368"/>
          <w:trPrChange w:id="64" w:author="Autor">
            <w:trPr>
              <w:gridAfter w:val="0"/>
              <w:trHeight w:val="368"/>
            </w:trPr>
          </w:trPrChange>
        </w:trPr>
        <w:tc>
          <w:tcPr>
            <w:tcW w:w="851" w:type="dxa"/>
            <w:shd w:val="clear" w:color="auto" w:fill="E6E6E6"/>
            <w:vAlign w:val="center"/>
            <w:tcPrChange w:id="65" w:author="Autor">
              <w:tcPr>
                <w:tcW w:w="851" w:type="dxa"/>
                <w:gridSpan w:val="2"/>
                <w:shd w:val="clear" w:color="auto" w:fill="E6E6E6"/>
                <w:vAlign w:val="center"/>
              </w:tcPr>
            </w:tcPrChange>
          </w:tcPr>
          <w:p w14:paraId="205F1E5D" w14:textId="77777777" w:rsidR="005A34FB" w:rsidRPr="00441BFB" w:rsidRDefault="005A34FB" w:rsidP="00A61618">
            <w:pPr>
              <w:widowControl/>
              <w:jc w:val="center"/>
              <w:rPr>
                <w:rFonts w:ascii="Calibri" w:hAnsi="Calibri" w:cs="Arial"/>
                <w:b/>
                <w:bCs/>
                <w:sz w:val="16"/>
                <w:szCs w:val="16"/>
                <w:lang w:eastAsia="en-GB"/>
              </w:rPr>
            </w:pPr>
            <w:r w:rsidRPr="00441BFB">
              <w:rPr>
                <w:rFonts w:ascii="Calibri" w:hAnsi="Calibri" w:cs="Arial"/>
                <w:b/>
                <w:bCs/>
                <w:sz w:val="16"/>
                <w:szCs w:val="16"/>
                <w:lang w:eastAsia="en-GB"/>
              </w:rPr>
              <w:t xml:space="preserve">Decision </w:t>
            </w:r>
            <w:r>
              <w:rPr>
                <w:rFonts w:ascii="Calibri" w:hAnsi="Calibri" w:cs="Arial"/>
                <w:b/>
                <w:bCs/>
                <w:sz w:val="16"/>
                <w:szCs w:val="16"/>
                <w:lang w:eastAsia="en-GB"/>
              </w:rPr>
              <w:t>Id</w:t>
            </w:r>
          </w:p>
        </w:tc>
        <w:tc>
          <w:tcPr>
            <w:tcW w:w="6946" w:type="dxa"/>
            <w:shd w:val="clear" w:color="auto" w:fill="E6E6E6"/>
            <w:vAlign w:val="center"/>
            <w:tcPrChange w:id="66" w:author="Autor">
              <w:tcPr>
                <w:tcW w:w="7088" w:type="dxa"/>
                <w:gridSpan w:val="3"/>
                <w:shd w:val="clear" w:color="auto" w:fill="E6E6E6"/>
                <w:vAlign w:val="center"/>
              </w:tcPr>
            </w:tcPrChange>
          </w:tcPr>
          <w:p w14:paraId="7C1C8FDA" w14:textId="77777777" w:rsidR="005A34FB" w:rsidRPr="00441BFB" w:rsidRDefault="005A34FB" w:rsidP="00A61618">
            <w:pPr>
              <w:widowControl/>
              <w:jc w:val="center"/>
              <w:rPr>
                <w:rFonts w:ascii="Calibri" w:hAnsi="Calibri" w:cs="Arial"/>
                <w:b/>
                <w:bCs/>
                <w:sz w:val="16"/>
                <w:szCs w:val="16"/>
                <w:lang w:eastAsia="en-GB"/>
              </w:rPr>
            </w:pPr>
            <w:r w:rsidRPr="00441BFB">
              <w:rPr>
                <w:rFonts w:ascii="Calibri" w:hAnsi="Calibri" w:cs="Arial"/>
                <w:b/>
                <w:bCs/>
                <w:sz w:val="16"/>
                <w:szCs w:val="16"/>
                <w:lang w:eastAsia="en-GB"/>
              </w:rPr>
              <w:t>Description</w:t>
            </w:r>
          </w:p>
        </w:tc>
        <w:tc>
          <w:tcPr>
            <w:tcW w:w="1276" w:type="dxa"/>
            <w:shd w:val="clear" w:color="auto" w:fill="E6E6E6"/>
            <w:vAlign w:val="center"/>
            <w:tcPrChange w:id="67" w:author="Autor">
              <w:tcPr>
                <w:tcW w:w="1134" w:type="dxa"/>
                <w:shd w:val="clear" w:color="auto" w:fill="E6E6E6"/>
                <w:vAlign w:val="center"/>
              </w:tcPr>
            </w:tcPrChange>
          </w:tcPr>
          <w:p w14:paraId="6EC795A1" w14:textId="77777777" w:rsidR="005A34FB" w:rsidRPr="00441BFB" w:rsidRDefault="005A34FB" w:rsidP="00BD2C69">
            <w:pPr>
              <w:widowControl/>
              <w:jc w:val="center"/>
              <w:rPr>
                <w:rFonts w:ascii="Calibri" w:hAnsi="Calibri" w:cs="Arial"/>
                <w:b/>
                <w:bCs/>
                <w:sz w:val="16"/>
                <w:szCs w:val="16"/>
                <w:lang w:eastAsia="en-GB"/>
              </w:rPr>
            </w:pPr>
            <w:r>
              <w:rPr>
                <w:rFonts w:ascii="Calibri" w:hAnsi="Calibri" w:cs="Arial"/>
                <w:b/>
                <w:bCs/>
                <w:sz w:val="16"/>
                <w:szCs w:val="16"/>
                <w:lang w:eastAsia="en-GB"/>
              </w:rPr>
              <w:t>Date of D</w:t>
            </w:r>
            <w:r w:rsidRPr="00441BFB">
              <w:rPr>
                <w:rFonts w:ascii="Calibri" w:hAnsi="Calibri" w:cs="Arial"/>
                <w:b/>
                <w:bCs/>
                <w:sz w:val="16"/>
                <w:szCs w:val="16"/>
                <w:lang w:eastAsia="en-GB"/>
              </w:rPr>
              <w:t xml:space="preserve">ecision </w:t>
            </w:r>
            <w:r>
              <w:rPr>
                <w:rFonts w:ascii="Calibri" w:hAnsi="Calibri" w:cs="Arial"/>
                <w:b/>
                <w:bCs/>
                <w:sz w:val="16"/>
                <w:szCs w:val="16"/>
                <w:lang w:eastAsia="en-GB"/>
              </w:rPr>
              <w:t>T</w:t>
            </w:r>
            <w:r w:rsidRPr="00441BFB">
              <w:rPr>
                <w:rFonts w:ascii="Calibri" w:hAnsi="Calibri" w:cs="Arial"/>
                <w:b/>
                <w:bCs/>
                <w:sz w:val="16"/>
                <w:szCs w:val="16"/>
                <w:lang w:eastAsia="en-GB"/>
              </w:rPr>
              <w:t>ake</w:t>
            </w:r>
            <w:r>
              <w:rPr>
                <w:rFonts w:ascii="Calibri" w:hAnsi="Calibri" w:cs="Arial"/>
                <w:b/>
                <w:bCs/>
                <w:sz w:val="16"/>
                <w:szCs w:val="16"/>
                <w:lang w:eastAsia="en-GB"/>
              </w:rPr>
              <w:t>n</w:t>
            </w:r>
          </w:p>
        </w:tc>
        <w:tc>
          <w:tcPr>
            <w:tcW w:w="850" w:type="dxa"/>
            <w:shd w:val="clear" w:color="auto" w:fill="E6E6E6"/>
            <w:vAlign w:val="center"/>
            <w:tcPrChange w:id="68" w:author="Autor">
              <w:tcPr>
                <w:tcW w:w="850" w:type="dxa"/>
                <w:gridSpan w:val="2"/>
                <w:shd w:val="clear" w:color="auto" w:fill="E6E6E6"/>
                <w:vAlign w:val="center"/>
              </w:tcPr>
            </w:tcPrChange>
          </w:tcPr>
          <w:p w14:paraId="79C43001" w14:textId="77777777" w:rsidR="005A34FB" w:rsidRPr="00441BFB" w:rsidRDefault="005A34FB" w:rsidP="00A61618">
            <w:pPr>
              <w:widowControl/>
              <w:jc w:val="center"/>
              <w:rPr>
                <w:rFonts w:ascii="Calibri" w:hAnsi="Calibri" w:cs="Arial"/>
                <w:b/>
                <w:bCs/>
                <w:sz w:val="16"/>
                <w:szCs w:val="16"/>
                <w:lang w:eastAsia="en-GB"/>
              </w:rPr>
            </w:pPr>
            <w:r w:rsidRPr="00441BFB">
              <w:rPr>
                <w:rFonts w:ascii="Calibri" w:hAnsi="Calibri" w:cs="Arial"/>
                <w:b/>
                <w:bCs/>
                <w:sz w:val="16"/>
                <w:szCs w:val="16"/>
                <w:lang w:eastAsia="en-GB"/>
              </w:rPr>
              <w:t>Decision Owner</w:t>
            </w:r>
          </w:p>
        </w:tc>
      </w:tr>
      <w:tr w:rsidR="005A34FB" w:rsidRPr="00441BFB" w14:paraId="0D8488A3" w14:textId="77777777" w:rsidTr="006C00A1">
        <w:tblPrEx>
          <w:tblW w:w="9923" w:type="dxa"/>
          <w:tblInd w:w="-34" w:type="dxa"/>
          <w:tblBorders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</w:tblBorders>
          <w:tblLayout w:type="fixed"/>
          <w:tblLook w:val="0000" w:firstRow="0" w:lastRow="0" w:firstColumn="0" w:lastColumn="0" w:noHBand="0" w:noVBand="0"/>
          <w:tblPrExChange w:id="69" w:author="Autor">
            <w:tblPrEx>
              <w:tblW w:w="9923" w:type="dxa"/>
              <w:tblInd w:w="-34" w:type="dxa"/>
              <w:tblBorders>
                <w:top w:val="single" w:sz="4" w:space="0" w:color="808080"/>
                <w:left w:val="single" w:sz="4" w:space="0" w:color="808080"/>
                <w:bottom w:val="single" w:sz="4" w:space="0" w:color="808080"/>
                <w:right w:val="single" w:sz="4" w:space="0" w:color="808080"/>
                <w:insideH w:val="single" w:sz="4" w:space="0" w:color="808080"/>
                <w:insideV w:val="single" w:sz="4" w:space="0" w:color="808080"/>
              </w:tblBorders>
              <w:tblLayout w:type="fixed"/>
              <w:tblLook w:val="0000" w:firstRow="0" w:lastRow="0" w:firstColumn="0" w:lastColumn="0" w:noHBand="0" w:noVBand="0"/>
            </w:tblPrEx>
          </w:tblPrExChange>
        </w:tblPrEx>
        <w:trPr>
          <w:trHeight w:hRule="exact" w:val="799"/>
          <w:trPrChange w:id="70" w:author="Autor">
            <w:trPr>
              <w:gridAfter w:val="0"/>
              <w:trHeight w:hRule="exact" w:val="284"/>
            </w:trPr>
          </w:trPrChange>
        </w:trPr>
        <w:tc>
          <w:tcPr>
            <w:tcW w:w="851" w:type="dxa"/>
            <w:tcPrChange w:id="71" w:author="Autor">
              <w:tcPr>
                <w:tcW w:w="851" w:type="dxa"/>
                <w:gridSpan w:val="2"/>
              </w:tcPr>
            </w:tcPrChange>
          </w:tcPr>
          <w:p w14:paraId="24940F99" w14:textId="0B6FBD1D" w:rsidR="005A34FB" w:rsidRPr="00A61618" w:rsidRDefault="006C00A1" w:rsidP="00A61618">
            <w:pPr>
              <w:rPr>
                <w:rFonts w:ascii="Calibri" w:hAnsi="Calibri" w:cs="Arial"/>
                <w:szCs w:val="16"/>
              </w:rPr>
            </w:pPr>
            <w:ins w:id="72" w:author="Autor">
              <w:r>
                <w:rPr>
                  <w:rFonts w:ascii="Calibri" w:hAnsi="Calibri" w:cs="Arial"/>
                  <w:szCs w:val="16"/>
                </w:rPr>
                <w:t>D1</w:t>
              </w:r>
            </w:ins>
          </w:p>
        </w:tc>
        <w:tc>
          <w:tcPr>
            <w:tcW w:w="6946" w:type="dxa"/>
            <w:tcPrChange w:id="73" w:author="Autor">
              <w:tcPr>
                <w:tcW w:w="7088" w:type="dxa"/>
                <w:gridSpan w:val="3"/>
              </w:tcPr>
            </w:tcPrChange>
          </w:tcPr>
          <w:p w14:paraId="5F27260A" w14:textId="67BC5DF6" w:rsidR="005A34FB" w:rsidRPr="00A61618" w:rsidRDefault="006C00A1" w:rsidP="00A456D4">
            <w:pPr>
              <w:widowControl/>
              <w:autoSpaceDE w:val="0"/>
              <w:autoSpaceDN w:val="0"/>
              <w:adjustRightInd w:val="0"/>
              <w:rPr>
                <w:rFonts w:ascii="Calibri" w:hAnsi="Calibri" w:cs="Arial"/>
                <w:szCs w:val="16"/>
              </w:rPr>
            </w:pPr>
            <w:proofErr w:type="spellStart"/>
            <w:ins w:id="74" w:author="Autor">
              <w:r>
                <w:rPr>
                  <w:rFonts w:ascii="Calibri" w:hAnsi="Calibri" w:cs="Arial"/>
                  <w:szCs w:val="16"/>
                </w:rPr>
                <w:t>Tecnologias</w:t>
              </w:r>
              <w:proofErr w:type="spellEnd"/>
              <w:r>
                <w:rPr>
                  <w:rFonts w:ascii="Calibri" w:hAnsi="Calibri" w:cs="Arial"/>
                  <w:szCs w:val="16"/>
                </w:rPr>
                <w:t xml:space="preserve"> </w:t>
              </w:r>
              <w:proofErr w:type="spellStart"/>
              <w:r>
                <w:rPr>
                  <w:rFonts w:ascii="Calibri" w:hAnsi="Calibri" w:cs="Arial"/>
                  <w:szCs w:val="16"/>
                </w:rPr>
                <w:t>definidas</w:t>
              </w:r>
            </w:ins>
            <w:proofErr w:type="spellEnd"/>
          </w:p>
        </w:tc>
        <w:tc>
          <w:tcPr>
            <w:tcW w:w="1276" w:type="dxa"/>
            <w:tcPrChange w:id="75" w:author="Autor">
              <w:tcPr>
                <w:tcW w:w="1134" w:type="dxa"/>
              </w:tcPr>
            </w:tcPrChange>
          </w:tcPr>
          <w:p w14:paraId="7BEB3614" w14:textId="1A04AF68" w:rsidR="005A34FB" w:rsidRPr="00A61618" w:rsidRDefault="005A34FB" w:rsidP="00146E07">
            <w:pPr>
              <w:jc w:val="center"/>
              <w:rPr>
                <w:rFonts w:ascii="Calibri" w:hAnsi="Calibri" w:cs="Arial"/>
                <w:szCs w:val="16"/>
              </w:rPr>
            </w:pPr>
            <w:del w:id="76" w:author="Autor">
              <w:r w:rsidRPr="00A61618" w:rsidDel="006C00A1">
                <w:rPr>
                  <w:rFonts w:ascii="Calibri" w:hAnsi="Calibri"/>
                  <w:i/>
                  <w:color w:val="1B6FB5"/>
                </w:rPr>
                <w:delText>dd/mm/yy</w:delText>
              </w:r>
            </w:del>
            <w:ins w:id="77" w:author="Autor">
              <w:r w:rsidR="006C00A1">
                <w:rPr>
                  <w:rFonts w:ascii="Calibri" w:hAnsi="Calibri"/>
                  <w:i/>
                  <w:color w:val="1B6FB5"/>
                </w:rPr>
                <w:t>09/10/2025</w:t>
              </w:r>
            </w:ins>
          </w:p>
        </w:tc>
        <w:tc>
          <w:tcPr>
            <w:tcW w:w="850" w:type="dxa"/>
            <w:tcPrChange w:id="78" w:author="Autor">
              <w:tcPr>
                <w:tcW w:w="850" w:type="dxa"/>
                <w:gridSpan w:val="2"/>
              </w:tcPr>
            </w:tcPrChange>
          </w:tcPr>
          <w:p w14:paraId="0986A56A" w14:textId="77777777" w:rsidR="005A34FB" w:rsidRPr="00A61618" w:rsidRDefault="005A34FB" w:rsidP="00146E07">
            <w:pPr>
              <w:jc w:val="center"/>
              <w:rPr>
                <w:rFonts w:ascii="Calibri" w:hAnsi="Calibri" w:cs="Arial"/>
                <w:szCs w:val="16"/>
              </w:rPr>
            </w:pPr>
            <w:r w:rsidRPr="00A61618">
              <w:rPr>
                <w:rFonts w:ascii="Calibri" w:hAnsi="Calibri"/>
                <w:i/>
                <w:color w:val="1B6FB5"/>
              </w:rPr>
              <w:t>Initials</w:t>
            </w:r>
          </w:p>
        </w:tc>
      </w:tr>
      <w:tr w:rsidR="005A34FB" w:rsidRPr="00441BFB" w14:paraId="283FBC52" w14:textId="77777777" w:rsidTr="006C00A1">
        <w:tblPrEx>
          <w:tblW w:w="9923" w:type="dxa"/>
          <w:tblInd w:w="-34" w:type="dxa"/>
          <w:tblBorders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</w:tblBorders>
          <w:tblLayout w:type="fixed"/>
          <w:tblLook w:val="0000" w:firstRow="0" w:lastRow="0" w:firstColumn="0" w:lastColumn="0" w:noHBand="0" w:noVBand="0"/>
          <w:tblPrExChange w:id="79" w:author="Autor">
            <w:tblPrEx>
              <w:tblW w:w="9923" w:type="dxa"/>
              <w:tblInd w:w="-34" w:type="dxa"/>
              <w:tblBorders>
                <w:top w:val="single" w:sz="4" w:space="0" w:color="808080"/>
                <w:left w:val="single" w:sz="4" w:space="0" w:color="808080"/>
                <w:bottom w:val="single" w:sz="4" w:space="0" w:color="808080"/>
                <w:right w:val="single" w:sz="4" w:space="0" w:color="808080"/>
                <w:insideH w:val="single" w:sz="4" w:space="0" w:color="808080"/>
                <w:insideV w:val="single" w:sz="4" w:space="0" w:color="808080"/>
              </w:tblBorders>
              <w:tblLayout w:type="fixed"/>
              <w:tblLook w:val="0000" w:firstRow="0" w:lastRow="0" w:firstColumn="0" w:lastColumn="0" w:noHBand="0" w:noVBand="0"/>
            </w:tblPrEx>
          </w:tblPrExChange>
        </w:tblPrEx>
        <w:trPr>
          <w:trHeight w:hRule="exact" w:val="284"/>
          <w:trPrChange w:id="80" w:author="Autor">
            <w:trPr>
              <w:gridAfter w:val="0"/>
              <w:trHeight w:hRule="exact" w:val="284"/>
            </w:trPr>
          </w:trPrChange>
        </w:trPr>
        <w:tc>
          <w:tcPr>
            <w:tcW w:w="851" w:type="dxa"/>
            <w:tcPrChange w:id="81" w:author="Autor">
              <w:tcPr>
                <w:tcW w:w="851" w:type="dxa"/>
                <w:gridSpan w:val="2"/>
              </w:tcPr>
            </w:tcPrChange>
          </w:tcPr>
          <w:p w14:paraId="307A8060" w14:textId="77777777" w:rsidR="005A34FB" w:rsidRPr="00A61618" w:rsidRDefault="005A34FB" w:rsidP="00A61618">
            <w:pPr>
              <w:rPr>
                <w:rFonts w:ascii="Calibri" w:hAnsi="Calibri" w:cs="Arial"/>
                <w:szCs w:val="16"/>
              </w:rPr>
            </w:pPr>
          </w:p>
        </w:tc>
        <w:tc>
          <w:tcPr>
            <w:tcW w:w="6946" w:type="dxa"/>
            <w:tcPrChange w:id="82" w:author="Autor">
              <w:tcPr>
                <w:tcW w:w="7088" w:type="dxa"/>
                <w:gridSpan w:val="3"/>
              </w:tcPr>
            </w:tcPrChange>
          </w:tcPr>
          <w:p w14:paraId="669BAE53" w14:textId="77777777" w:rsidR="005A34FB" w:rsidRPr="00A61618" w:rsidRDefault="005A34FB" w:rsidP="00A456D4">
            <w:pPr>
              <w:widowControl/>
              <w:autoSpaceDE w:val="0"/>
              <w:autoSpaceDN w:val="0"/>
              <w:adjustRightInd w:val="0"/>
              <w:rPr>
                <w:rFonts w:ascii="Calibri" w:hAnsi="Calibri" w:cs="Arial"/>
                <w:szCs w:val="16"/>
              </w:rPr>
            </w:pPr>
          </w:p>
        </w:tc>
        <w:tc>
          <w:tcPr>
            <w:tcW w:w="1276" w:type="dxa"/>
            <w:tcPrChange w:id="83" w:author="Autor">
              <w:tcPr>
                <w:tcW w:w="1134" w:type="dxa"/>
              </w:tcPr>
            </w:tcPrChange>
          </w:tcPr>
          <w:p w14:paraId="7D7BA2FB" w14:textId="77777777" w:rsidR="005A34FB" w:rsidRPr="00A61618" w:rsidRDefault="005A34FB" w:rsidP="00146E07">
            <w:pPr>
              <w:jc w:val="center"/>
              <w:rPr>
                <w:rFonts w:ascii="Calibri" w:hAnsi="Calibri" w:cs="Arial"/>
                <w:szCs w:val="16"/>
              </w:rPr>
            </w:pPr>
          </w:p>
        </w:tc>
        <w:tc>
          <w:tcPr>
            <w:tcW w:w="850" w:type="dxa"/>
            <w:tcPrChange w:id="84" w:author="Autor">
              <w:tcPr>
                <w:tcW w:w="850" w:type="dxa"/>
                <w:gridSpan w:val="2"/>
              </w:tcPr>
            </w:tcPrChange>
          </w:tcPr>
          <w:p w14:paraId="0B28688E" w14:textId="77777777" w:rsidR="005A34FB" w:rsidRPr="00A61618" w:rsidRDefault="005A34FB" w:rsidP="00146E07">
            <w:pPr>
              <w:jc w:val="center"/>
              <w:rPr>
                <w:rFonts w:ascii="Calibri" w:hAnsi="Calibri" w:cs="Arial"/>
                <w:szCs w:val="16"/>
              </w:rPr>
            </w:pPr>
          </w:p>
        </w:tc>
      </w:tr>
      <w:tr w:rsidR="005A34FB" w:rsidRPr="00441BFB" w14:paraId="248FC53D" w14:textId="77777777" w:rsidTr="006C00A1">
        <w:tblPrEx>
          <w:tblW w:w="9923" w:type="dxa"/>
          <w:tblInd w:w="-34" w:type="dxa"/>
          <w:tblBorders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</w:tblBorders>
          <w:tblLayout w:type="fixed"/>
          <w:tblLook w:val="0000" w:firstRow="0" w:lastRow="0" w:firstColumn="0" w:lastColumn="0" w:noHBand="0" w:noVBand="0"/>
          <w:tblPrExChange w:id="85" w:author="Autor">
            <w:tblPrEx>
              <w:tblW w:w="9923" w:type="dxa"/>
              <w:tblInd w:w="-34" w:type="dxa"/>
              <w:tblBorders>
                <w:top w:val="single" w:sz="4" w:space="0" w:color="808080"/>
                <w:left w:val="single" w:sz="4" w:space="0" w:color="808080"/>
                <w:bottom w:val="single" w:sz="4" w:space="0" w:color="808080"/>
                <w:right w:val="single" w:sz="4" w:space="0" w:color="808080"/>
                <w:insideH w:val="single" w:sz="4" w:space="0" w:color="808080"/>
                <w:insideV w:val="single" w:sz="4" w:space="0" w:color="808080"/>
              </w:tblBorders>
              <w:tblLayout w:type="fixed"/>
              <w:tblLook w:val="0000" w:firstRow="0" w:lastRow="0" w:firstColumn="0" w:lastColumn="0" w:noHBand="0" w:noVBand="0"/>
            </w:tblPrEx>
          </w:tblPrExChange>
        </w:tblPrEx>
        <w:trPr>
          <w:trHeight w:hRule="exact" w:val="284"/>
          <w:trPrChange w:id="86" w:author="Autor">
            <w:trPr>
              <w:gridAfter w:val="0"/>
              <w:trHeight w:hRule="exact" w:val="284"/>
            </w:trPr>
          </w:trPrChange>
        </w:trPr>
        <w:tc>
          <w:tcPr>
            <w:tcW w:w="851" w:type="dxa"/>
            <w:tcPrChange w:id="87" w:author="Autor">
              <w:tcPr>
                <w:tcW w:w="851" w:type="dxa"/>
                <w:gridSpan w:val="2"/>
              </w:tcPr>
            </w:tcPrChange>
          </w:tcPr>
          <w:p w14:paraId="30285A20" w14:textId="77777777" w:rsidR="005A34FB" w:rsidRPr="00A61618" w:rsidRDefault="005A34FB" w:rsidP="00A61618">
            <w:pPr>
              <w:rPr>
                <w:rFonts w:ascii="Calibri" w:hAnsi="Calibri" w:cs="Arial"/>
                <w:szCs w:val="16"/>
              </w:rPr>
            </w:pPr>
          </w:p>
        </w:tc>
        <w:tc>
          <w:tcPr>
            <w:tcW w:w="6946" w:type="dxa"/>
            <w:tcPrChange w:id="88" w:author="Autor">
              <w:tcPr>
                <w:tcW w:w="7088" w:type="dxa"/>
                <w:gridSpan w:val="3"/>
              </w:tcPr>
            </w:tcPrChange>
          </w:tcPr>
          <w:p w14:paraId="17164A48" w14:textId="77777777" w:rsidR="005A34FB" w:rsidRPr="00A61618" w:rsidRDefault="005A34FB" w:rsidP="00A456D4">
            <w:pPr>
              <w:widowControl/>
              <w:autoSpaceDE w:val="0"/>
              <w:autoSpaceDN w:val="0"/>
              <w:adjustRightInd w:val="0"/>
              <w:rPr>
                <w:rFonts w:ascii="Calibri" w:hAnsi="Calibri" w:cs="Arial"/>
                <w:szCs w:val="16"/>
              </w:rPr>
            </w:pPr>
          </w:p>
        </w:tc>
        <w:tc>
          <w:tcPr>
            <w:tcW w:w="1276" w:type="dxa"/>
            <w:tcPrChange w:id="89" w:author="Autor">
              <w:tcPr>
                <w:tcW w:w="1134" w:type="dxa"/>
              </w:tcPr>
            </w:tcPrChange>
          </w:tcPr>
          <w:p w14:paraId="4D2C58AA" w14:textId="77777777" w:rsidR="005A34FB" w:rsidRPr="00A61618" w:rsidRDefault="005A34FB" w:rsidP="00146E07">
            <w:pPr>
              <w:jc w:val="center"/>
              <w:rPr>
                <w:rFonts w:ascii="Calibri" w:hAnsi="Calibri" w:cs="Arial"/>
                <w:szCs w:val="16"/>
              </w:rPr>
            </w:pPr>
          </w:p>
        </w:tc>
        <w:tc>
          <w:tcPr>
            <w:tcW w:w="850" w:type="dxa"/>
            <w:tcPrChange w:id="90" w:author="Autor">
              <w:tcPr>
                <w:tcW w:w="850" w:type="dxa"/>
                <w:gridSpan w:val="2"/>
              </w:tcPr>
            </w:tcPrChange>
          </w:tcPr>
          <w:p w14:paraId="3952478D" w14:textId="77777777" w:rsidR="005A34FB" w:rsidRPr="00A61618" w:rsidRDefault="005A34FB" w:rsidP="00146E07">
            <w:pPr>
              <w:jc w:val="center"/>
              <w:rPr>
                <w:rFonts w:ascii="Calibri" w:hAnsi="Calibri" w:cs="Arial"/>
                <w:szCs w:val="16"/>
              </w:rPr>
            </w:pPr>
          </w:p>
        </w:tc>
      </w:tr>
      <w:tr w:rsidR="005A34FB" w:rsidRPr="00441BFB" w14:paraId="5E6531D8" w14:textId="77777777" w:rsidTr="006C00A1">
        <w:tblPrEx>
          <w:tblW w:w="9923" w:type="dxa"/>
          <w:tblInd w:w="-34" w:type="dxa"/>
          <w:tblBorders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</w:tblBorders>
          <w:tblLayout w:type="fixed"/>
          <w:tblLook w:val="0000" w:firstRow="0" w:lastRow="0" w:firstColumn="0" w:lastColumn="0" w:noHBand="0" w:noVBand="0"/>
          <w:tblPrExChange w:id="91" w:author="Autor">
            <w:tblPrEx>
              <w:tblW w:w="9923" w:type="dxa"/>
              <w:tblInd w:w="-34" w:type="dxa"/>
              <w:tblBorders>
                <w:top w:val="single" w:sz="4" w:space="0" w:color="808080"/>
                <w:left w:val="single" w:sz="4" w:space="0" w:color="808080"/>
                <w:bottom w:val="single" w:sz="4" w:space="0" w:color="808080"/>
                <w:right w:val="single" w:sz="4" w:space="0" w:color="808080"/>
                <w:insideH w:val="single" w:sz="4" w:space="0" w:color="808080"/>
                <w:insideV w:val="single" w:sz="4" w:space="0" w:color="808080"/>
              </w:tblBorders>
              <w:tblLayout w:type="fixed"/>
              <w:tblLook w:val="0000" w:firstRow="0" w:lastRow="0" w:firstColumn="0" w:lastColumn="0" w:noHBand="0" w:noVBand="0"/>
            </w:tblPrEx>
          </w:tblPrExChange>
        </w:tblPrEx>
        <w:trPr>
          <w:trHeight w:hRule="exact" w:val="284"/>
          <w:trPrChange w:id="92" w:author="Autor">
            <w:trPr>
              <w:gridAfter w:val="0"/>
              <w:trHeight w:hRule="exact" w:val="284"/>
            </w:trPr>
          </w:trPrChange>
        </w:trPr>
        <w:tc>
          <w:tcPr>
            <w:tcW w:w="851" w:type="dxa"/>
            <w:tcPrChange w:id="93" w:author="Autor">
              <w:tcPr>
                <w:tcW w:w="851" w:type="dxa"/>
                <w:gridSpan w:val="2"/>
              </w:tcPr>
            </w:tcPrChange>
          </w:tcPr>
          <w:p w14:paraId="3A8E86E8" w14:textId="77777777" w:rsidR="005A34FB" w:rsidRPr="00A61618" w:rsidRDefault="005A34FB" w:rsidP="00A61618">
            <w:pPr>
              <w:rPr>
                <w:rFonts w:ascii="Calibri" w:hAnsi="Calibri" w:cs="Arial"/>
                <w:szCs w:val="16"/>
              </w:rPr>
            </w:pPr>
          </w:p>
        </w:tc>
        <w:tc>
          <w:tcPr>
            <w:tcW w:w="6946" w:type="dxa"/>
            <w:tcPrChange w:id="94" w:author="Autor">
              <w:tcPr>
                <w:tcW w:w="7088" w:type="dxa"/>
                <w:gridSpan w:val="3"/>
              </w:tcPr>
            </w:tcPrChange>
          </w:tcPr>
          <w:p w14:paraId="08DA52A5" w14:textId="77777777" w:rsidR="005A34FB" w:rsidRPr="00A61618" w:rsidRDefault="005A34FB" w:rsidP="00A456D4">
            <w:pPr>
              <w:widowControl/>
              <w:autoSpaceDE w:val="0"/>
              <w:autoSpaceDN w:val="0"/>
              <w:adjustRightInd w:val="0"/>
              <w:rPr>
                <w:rFonts w:ascii="Calibri" w:hAnsi="Calibri" w:cs="Arial"/>
                <w:szCs w:val="16"/>
              </w:rPr>
            </w:pPr>
          </w:p>
        </w:tc>
        <w:tc>
          <w:tcPr>
            <w:tcW w:w="1276" w:type="dxa"/>
            <w:tcPrChange w:id="95" w:author="Autor">
              <w:tcPr>
                <w:tcW w:w="1134" w:type="dxa"/>
              </w:tcPr>
            </w:tcPrChange>
          </w:tcPr>
          <w:p w14:paraId="3AA127AF" w14:textId="77777777" w:rsidR="005A34FB" w:rsidRPr="00A61618" w:rsidRDefault="005A34FB" w:rsidP="00146E07">
            <w:pPr>
              <w:jc w:val="center"/>
              <w:rPr>
                <w:rFonts w:ascii="Calibri" w:hAnsi="Calibri" w:cs="Arial"/>
                <w:szCs w:val="16"/>
              </w:rPr>
            </w:pPr>
          </w:p>
        </w:tc>
        <w:tc>
          <w:tcPr>
            <w:tcW w:w="850" w:type="dxa"/>
            <w:tcPrChange w:id="96" w:author="Autor">
              <w:tcPr>
                <w:tcW w:w="850" w:type="dxa"/>
                <w:gridSpan w:val="2"/>
              </w:tcPr>
            </w:tcPrChange>
          </w:tcPr>
          <w:p w14:paraId="537C30B3" w14:textId="77777777" w:rsidR="005A34FB" w:rsidRPr="00A61618" w:rsidRDefault="005A34FB" w:rsidP="00146E07">
            <w:pPr>
              <w:jc w:val="center"/>
              <w:rPr>
                <w:rFonts w:ascii="Calibri" w:hAnsi="Calibri" w:cs="Arial"/>
                <w:szCs w:val="16"/>
              </w:rPr>
            </w:pPr>
          </w:p>
        </w:tc>
      </w:tr>
    </w:tbl>
    <w:p w14:paraId="6B361E1B" w14:textId="77777777" w:rsidR="007D5C6D" w:rsidRPr="00441BFB" w:rsidRDefault="007D5C6D" w:rsidP="008B5E34">
      <w:pPr>
        <w:widowControl/>
        <w:autoSpaceDE w:val="0"/>
        <w:autoSpaceDN w:val="0"/>
        <w:adjustRightInd w:val="0"/>
        <w:rPr>
          <w:rFonts w:ascii="Calibri" w:hAnsi="Calibri"/>
        </w:rPr>
      </w:pPr>
    </w:p>
    <w:tbl>
      <w:tblPr>
        <w:tblW w:w="9923" w:type="dxa"/>
        <w:tblInd w:w="-34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851"/>
        <w:gridCol w:w="1276"/>
        <w:gridCol w:w="4678"/>
        <w:gridCol w:w="1134"/>
        <w:gridCol w:w="1134"/>
        <w:gridCol w:w="850"/>
        <w:tblGridChange w:id="97">
          <w:tblGrid>
            <w:gridCol w:w="113"/>
            <w:gridCol w:w="738"/>
            <w:gridCol w:w="113"/>
            <w:gridCol w:w="1021"/>
            <w:gridCol w:w="255"/>
            <w:gridCol w:w="4565"/>
            <w:gridCol w:w="113"/>
            <w:gridCol w:w="1021"/>
            <w:gridCol w:w="113"/>
            <w:gridCol w:w="1021"/>
            <w:gridCol w:w="113"/>
            <w:gridCol w:w="737"/>
            <w:gridCol w:w="113"/>
          </w:tblGrid>
        </w:tblGridChange>
      </w:tblGrid>
      <w:tr w:rsidR="009028B5" w:rsidRPr="00441BFB" w14:paraId="7B25F4C8" w14:textId="77777777" w:rsidTr="000506BB">
        <w:trPr>
          <w:trHeight w:val="486"/>
        </w:trPr>
        <w:tc>
          <w:tcPr>
            <w:tcW w:w="9923" w:type="dxa"/>
            <w:gridSpan w:val="6"/>
            <w:shd w:val="clear" w:color="auto" w:fill="E6E6E6"/>
            <w:vAlign w:val="center"/>
          </w:tcPr>
          <w:p w14:paraId="162DEE91" w14:textId="77777777" w:rsidR="009028B5" w:rsidRPr="009028B5" w:rsidRDefault="005A34FB" w:rsidP="009028B5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Actions</w:t>
            </w:r>
          </w:p>
        </w:tc>
      </w:tr>
      <w:tr w:rsidR="005A34FB" w:rsidRPr="00441BFB" w14:paraId="162CB9E8" w14:textId="77777777" w:rsidTr="006C00A1">
        <w:tblPrEx>
          <w:tblW w:w="9923" w:type="dxa"/>
          <w:tblInd w:w="-34" w:type="dxa"/>
          <w:tblBorders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</w:tblBorders>
          <w:tblLayout w:type="fixed"/>
          <w:tblLook w:val="0000" w:firstRow="0" w:lastRow="0" w:firstColumn="0" w:lastColumn="0" w:noHBand="0" w:noVBand="0"/>
          <w:tblPrExChange w:id="98" w:author="Autor">
            <w:tblPrEx>
              <w:tblW w:w="9923" w:type="dxa"/>
              <w:tblInd w:w="-34" w:type="dxa"/>
              <w:tblBorders>
                <w:top w:val="single" w:sz="4" w:space="0" w:color="808080"/>
                <w:left w:val="single" w:sz="4" w:space="0" w:color="808080"/>
                <w:bottom w:val="single" w:sz="4" w:space="0" w:color="808080"/>
                <w:right w:val="single" w:sz="4" w:space="0" w:color="808080"/>
                <w:insideH w:val="single" w:sz="4" w:space="0" w:color="808080"/>
                <w:insideV w:val="single" w:sz="4" w:space="0" w:color="808080"/>
              </w:tblBorders>
              <w:tblLayout w:type="fixed"/>
              <w:tblLook w:val="0000" w:firstRow="0" w:lastRow="0" w:firstColumn="0" w:lastColumn="0" w:noHBand="0" w:noVBand="0"/>
            </w:tblPrEx>
          </w:tblPrExChange>
        </w:tblPrEx>
        <w:trPr>
          <w:trHeight w:val="344"/>
          <w:trPrChange w:id="99" w:author="Autor">
            <w:trPr>
              <w:gridAfter w:val="0"/>
              <w:trHeight w:val="344"/>
            </w:trPr>
          </w:trPrChange>
        </w:trPr>
        <w:tc>
          <w:tcPr>
            <w:tcW w:w="851" w:type="dxa"/>
            <w:shd w:val="clear" w:color="auto" w:fill="E6E6E6"/>
            <w:vAlign w:val="center"/>
            <w:tcPrChange w:id="100" w:author="Autor">
              <w:tcPr>
                <w:tcW w:w="851" w:type="dxa"/>
                <w:gridSpan w:val="2"/>
                <w:shd w:val="clear" w:color="auto" w:fill="E6E6E6"/>
                <w:vAlign w:val="center"/>
              </w:tcPr>
            </w:tcPrChange>
          </w:tcPr>
          <w:p w14:paraId="7A2CA120" w14:textId="77777777" w:rsidR="005A34FB" w:rsidRPr="00441BFB" w:rsidRDefault="005A34FB" w:rsidP="00A61618">
            <w:pPr>
              <w:widowControl/>
              <w:jc w:val="center"/>
              <w:rPr>
                <w:rFonts w:ascii="Calibri" w:hAnsi="Calibri" w:cs="Arial"/>
                <w:b/>
                <w:bCs/>
                <w:sz w:val="16"/>
                <w:szCs w:val="16"/>
                <w:lang w:eastAsia="en-GB"/>
              </w:rPr>
            </w:pPr>
            <w:r>
              <w:rPr>
                <w:rFonts w:ascii="Calibri" w:hAnsi="Calibri" w:cs="Arial"/>
                <w:b/>
                <w:bCs/>
                <w:sz w:val="16"/>
                <w:szCs w:val="16"/>
                <w:lang w:eastAsia="en-GB"/>
              </w:rPr>
              <w:t>Action</w:t>
            </w:r>
            <w:r w:rsidRPr="00441BFB">
              <w:rPr>
                <w:rFonts w:ascii="Calibri" w:hAnsi="Calibri" w:cs="Arial"/>
                <w:b/>
                <w:bCs/>
                <w:sz w:val="16"/>
                <w:szCs w:val="16"/>
                <w:lang w:eastAsia="en-GB"/>
              </w:rPr>
              <w:t xml:space="preserve"> </w:t>
            </w:r>
            <w:r>
              <w:rPr>
                <w:rFonts w:ascii="Calibri" w:hAnsi="Calibri" w:cs="Arial"/>
                <w:b/>
                <w:bCs/>
                <w:sz w:val="16"/>
                <w:szCs w:val="16"/>
                <w:lang w:eastAsia="en-GB"/>
              </w:rPr>
              <w:t>Id</w:t>
            </w:r>
          </w:p>
        </w:tc>
        <w:tc>
          <w:tcPr>
            <w:tcW w:w="1276" w:type="dxa"/>
            <w:shd w:val="clear" w:color="auto" w:fill="E6E6E6"/>
            <w:vAlign w:val="center"/>
            <w:tcPrChange w:id="101" w:author="Autor">
              <w:tcPr>
                <w:tcW w:w="1134" w:type="dxa"/>
                <w:gridSpan w:val="2"/>
                <w:shd w:val="clear" w:color="auto" w:fill="E6E6E6"/>
                <w:vAlign w:val="center"/>
              </w:tcPr>
            </w:tcPrChange>
          </w:tcPr>
          <w:p w14:paraId="1D2E4E39" w14:textId="77777777" w:rsidR="005A34FB" w:rsidRPr="00441BFB" w:rsidRDefault="005A34FB" w:rsidP="00A61618">
            <w:pPr>
              <w:widowControl/>
              <w:jc w:val="center"/>
              <w:rPr>
                <w:rFonts w:ascii="Calibri" w:hAnsi="Calibri" w:cs="Arial"/>
                <w:b/>
                <w:bCs/>
                <w:sz w:val="16"/>
                <w:szCs w:val="16"/>
                <w:lang w:eastAsia="en-GB"/>
              </w:rPr>
            </w:pPr>
            <w:r>
              <w:rPr>
                <w:rFonts w:ascii="Calibri" w:hAnsi="Calibri" w:cs="Arial"/>
                <w:b/>
                <w:bCs/>
                <w:sz w:val="16"/>
                <w:szCs w:val="16"/>
                <w:lang w:eastAsia="en-GB"/>
              </w:rPr>
              <w:t>Creation Date</w:t>
            </w:r>
          </w:p>
        </w:tc>
        <w:tc>
          <w:tcPr>
            <w:tcW w:w="4678" w:type="dxa"/>
            <w:shd w:val="clear" w:color="auto" w:fill="E6E6E6"/>
            <w:vAlign w:val="center"/>
            <w:tcPrChange w:id="102" w:author="Autor">
              <w:tcPr>
                <w:tcW w:w="4820" w:type="dxa"/>
                <w:gridSpan w:val="2"/>
                <w:shd w:val="clear" w:color="auto" w:fill="E6E6E6"/>
                <w:vAlign w:val="center"/>
              </w:tcPr>
            </w:tcPrChange>
          </w:tcPr>
          <w:p w14:paraId="147BB574" w14:textId="77777777" w:rsidR="005A34FB" w:rsidRPr="00441BFB" w:rsidRDefault="005A34FB" w:rsidP="00A61618">
            <w:pPr>
              <w:widowControl/>
              <w:jc w:val="center"/>
              <w:rPr>
                <w:rFonts w:ascii="Calibri" w:hAnsi="Calibri" w:cs="Arial"/>
                <w:b/>
                <w:bCs/>
                <w:sz w:val="16"/>
                <w:szCs w:val="16"/>
                <w:lang w:eastAsia="en-GB"/>
              </w:rPr>
            </w:pPr>
            <w:r>
              <w:rPr>
                <w:rFonts w:ascii="Calibri" w:hAnsi="Calibri" w:cs="Arial"/>
                <w:b/>
                <w:bCs/>
                <w:sz w:val="16"/>
                <w:szCs w:val="16"/>
                <w:lang w:eastAsia="en-GB"/>
              </w:rPr>
              <w:t>Description</w:t>
            </w:r>
          </w:p>
        </w:tc>
        <w:tc>
          <w:tcPr>
            <w:tcW w:w="1134" w:type="dxa"/>
            <w:shd w:val="clear" w:color="auto" w:fill="E6E6E6"/>
            <w:vAlign w:val="center"/>
            <w:tcPrChange w:id="103" w:author="Autor">
              <w:tcPr>
                <w:tcW w:w="1134" w:type="dxa"/>
                <w:gridSpan w:val="2"/>
                <w:shd w:val="clear" w:color="auto" w:fill="E6E6E6"/>
                <w:vAlign w:val="center"/>
              </w:tcPr>
            </w:tcPrChange>
          </w:tcPr>
          <w:p w14:paraId="68ECE753" w14:textId="77777777" w:rsidR="005A34FB" w:rsidRPr="00441BFB" w:rsidRDefault="005A34FB" w:rsidP="00A61618">
            <w:pPr>
              <w:widowControl/>
              <w:jc w:val="center"/>
              <w:rPr>
                <w:rFonts w:ascii="Calibri" w:hAnsi="Calibri" w:cs="Arial"/>
                <w:b/>
                <w:bCs/>
                <w:sz w:val="16"/>
                <w:szCs w:val="16"/>
                <w:lang w:eastAsia="en-GB"/>
              </w:rPr>
            </w:pPr>
            <w:r>
              <w:rPr>
                <w:rFonts w:ascii="Calibri" w:hAnsi="Calibri" w:cs="Arial"/>
                <w:b/>
                <w:bCs/>
                <w:sz w:val="16"/>
                <w:szCs w:val="16"/>
                <w:lang w:eastAsia="en-GB"/>
              </w:rPr>
              <w:t>Status</w:t>
            </w:r>
          </w:p>
        </w:tc>
        <w:tc>
          <w:tcPr>
            <w:tcW w:w="1134" w:type="dxa"/>
            <w:shd w:val="clear" w:color="auto" w:fill="E6E6E6"/>
            <w:vAlign w:val="center"/>
            <w:tcPrChange w:id="104" w:author="Autor">
              <w:tcPr>
                <w:tcW w:w="1134" w:type="dxa"/>
                <w:gridSpan w:val="2"/>
                <w:shd w:val="clear" w:color="auto" w:fill="E6E6E6"/>
                <w:vAlign w:val="center"/>
              </w:tcPr>
            </w:tcPrChange>
          </w:tcPr>
          <w:p w14:paraId="6373403B" w14:textId="77777777" w:rsidR="005A34FB" w:rsidRPr="00441BFB" w:rsidRDefault="005A34FB" w:rsidP="00A61618">
            <w:pPr>
              <w:widowControl/>
              <w:jc w:val="center"/>
              <w:rPr>
                <w:rFonts w:ascii="Calibri" w:hAnsi="Calibri" w:cs="Arial"/>
                <w:b/>
                <w:bCs/>
                <w:sz w:val="16"/>
                <w:szCs w:val="16"/>
                <w:lang w:eastAsia="en-GB"/>
              </w:rPr>
            </w:pPr>
            <w:r w:rsidRPr="00441BFB">
              <w:rPr>
                <w:rFonts w:ascii="Calibri" w:hAnsi="Calibri" w:cs="Arial"/>
                <w:b/>
                <w:bCs/>
                <w:sz w:val="16"/>
                <w:szCs w:val="16"/>
                <w:lang w:eastAsia="en-GB"/>
              </w:rPr>
              <w:t>Target Resolution Date</w:t>
            </w:r>
          </w:p>
        </w:tc>
        <w:tc>
          <w:tcPr>
            <w:tcW w:w="850" w:type="dxa"/>
            <w:shd w:val="clear" w:color="auto" w:fill="E6E6E6"/>
            <w:vAlign w:val="center"/>
            <w:tcPrChange w:id="105" w:author="Autor">
              <w:tcPr>
                <w:tcW w:w="850" w:type="dxa"/>
                <w:gridSpan w:val="2"/>
                <w:shd w:val="clear" w:color="auto" w:fill="E6E6E6"/>
                <w:vAlign w:val="center"/>
              </w:tcPr>
            </w:tcPrChange>
          </w:tcPr>
          <w:p w14:paraId="5773F28C" w14:textId="77777777" w:rsidR="005A34FB" w:rsidRPr="00441BFB" w:rsidRDefault="005A34FB" w:rsidP="00A61618">
            <w:pPr>
              <w:widowControl/>
              <w:jc w:val="center"/>
              <w:rPr>
                <w:rFonts w:ascii="Calibri" w:hAnsi="Calibri" w:cs="Arial"/>
                <w:b/>
                <w:bCs/>
                <w:sz w:val="16"/>
                <w:szCs w:val="16"/>
                <w:lang w:eastAsia="en-GB"/>
              </w:rPr>
            </w:pPr>
            <w:r w:rsidRPr="00441BFB">
              <w:rPr>
                <w:rFonts w:ascii="Calibri" w:hAnsi="Calibri" w:cs="Arial"/>
                <w:b/>
                <w:bCs/>
                <w:sz w:val="16"/>
                <w:szCs w:val="16"/>
                <w:lang w:eastAsia="en-GB"/>
              </w:rPr>
              <w:t>Owner</w:t>
            </w:r>
          </w:p>
        </w:tc>
      </w:tr>
      <w:tr w:rsidR="005A34FB" w:rsidRPr="00441BFB" w14:paraId="29503DE7" w14:textId="77777777" w:rsidTr="006C00A1">
        <w:tblPrEx>
          <w:tblW w:w="9923" w:type="dxa"/>
          <w:tblInd w:w="-34" w:type="dxa"/>
          <w:tblBorders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</w:tblBorders>
          <w:tblLayout w:type="fixed"/>
          <w:tblLook w:val="0000" w:firstRow="0" w:lastRow="0" w:firstColumn="0" w:lastColumn="0" w:noHBand="0" w:noVBand="0"/>
          <w:tblPrExChange w:id="106" w:author="Autor">
            <w:tblPrEx>
              <w:tblW w:w="9923" w:type="dxa"/>
              <w:tblInd w:w="-34" w:type="dxa"/>
              <w:tblBorders>
                <w:top w:val="single" w:sz="4" w:space="0" w:color="808080"/>
                <w:left w:val="single" w:sz="4" w:space="0" w:color="808080"/>
                <w:bottom w:val="single" w:sz="4" w:space="0" w:color="808080"/>
                <w:right w:val="single" w:sz="4" w:space="0" w:color="808080"/>
                <w:insideH w:val="single" w:sz="4" w:space="0" w:color="808080"/>
                <w:insideV w:val="single" w:sz="4" w:space="0" w:color="808080"/>
              </w:tblBorders>
              <w:tblLayout w:type="fixed"/>
              <w:tblLook w:val="0000" w:firstRow="0" w:lastRow="0" w:firstColumn="0" w:lastColumn="0" w:noHBand="0" w:noVBand="0"/>
            </w:tblPrEx>
          </w:tblPrExChange>
        </w:tblPrEx>
        <w:trPr>
          <w:trHeight w:hRule="exact" w:val="284"/>
          <w:trPrChange w:id="107" w:author="Autor">
            <w:trPr>
              <w:gridAfter w:val="0"/>
              <w:trHeight w:hRule="exact" w:val="284"/>
            </w:trPr>
          </w:trPrChange>
        </w:trPr>
        <w:tc>
          <w:tcPr>
            <w:tcW w:w="851" w:type="dxa"/>
            <w:tcPrChange w:id="108" w:author="Autor">
              <w:tcPr>
                <w:tcW w:w="851" w:type="dxa"/>
                <w:gridSpan w:val="2"/>
              </w:tcPr>
            </w:tcPrChange>
          </w:tcPr>
          <w:p w14:paraId="4CE4B2FA" w14:textId="325AFADD" w:rsidR="005A34FB" w:rsidRPr="00A61618" w:rsidRDefault="006C00A1" w:rsidP="00A61618">
            <w:pPr>
              <w:jc w:val="center"/>
              <w:rPr>
                <w:rFonts w:ascii="Calibri" w:hAnsi="Calibri" w:cs="Arial"/>
                <w:szCs w:val="16"/>
              </w:rPr>
            </w:pPr>
            <w:ins w:id="109" w:author="Autor">
              <w:r>
                <w:rPr>
                  <w:rFonts w:ascii="Calibri" w:hAnsi="Calibri" w:cs="Arial"/>
                  <w:szCs w:val="16"/>
                </w:rPr>
                <w:t>A1</w:t>
              </w:r>
            </w:ins>
          </w:p>
        </w:tc>
        <w:tc>
          <w:tcPr>
            <w:tcW w:w="1276" w:type="dxa"/>
            <w:tcPrChange w:id="110" w:author="Autor">
              <w:tcPr>
                <w:tcW w:w="1134" w:type="dxa"/>
                <w:gridSpan w:val="2"/>
              </w:tcPr>
            </w:tcPrChange>
          </w:tcPr>
          <w:p w14:paraId="7CB2F569" w14:textId="0D7E0275" w:rsidR="005A34FB" w:rsidRPr="00A61618" w:rsidRDefault="005A34FB" w:rsidP="00A61618">
            <w:pPr>
              <w:widowControl/>
              <w:autoSpaceDE w:val="0"/>
              <w:autoSpaceDN w:val="0"/>
              <w:adjustRightInd w:val="0"/>
              <w:jc w:val="center"/>
              <w:rPr>
                <w:rFonts w:ascii="Calibri" w:hAnsi="Calibri" w:cs="Arial"/>
                <w:szCs w:val="16"/>
              </w:rPr>
            </w:pPr>
            <w:del w:id="111" w:author="Autor">
              <w:r w:rsidRPr="00A61618" w:rsidDel="006C00A1">
                <w:rPr>
                  <w:rFonts w:ascii="Calibri" w:hAnsi="Calibri"/>
                  <w:i/>
                  <w:color w:val="1B6FB5"/>
                </w:rPr>
                <w:delText>dd/mm/yy</w:delText>
              </w:r>
            </w:del>
            <w:ins w:id="112" w:author="Autor">
              <w:r w:rsidR="006C00A1">
                <w:rPr>
                  <w:rFonts w:ascii="Calibri" w:hAnsi="Calibri"/>
                  <w:i/>
                  <w:color w:val="1B6FB5"/>
                </w:rPr>
                <w:t>09/10/2025</w:t>
              </w:r>
            </w:ins>
          </w:p>
        </w:tc>
        <w:tc>
          <w:tcPr>
            <w:tcW w:w="4678" w:type="dxa"/>
            <w:tcPrChange w:id="113" w:author="Autor">
              <w:tcPr>
                <w:tcW w:w="4820" w:type="dxa"/>
                <w:gridSpan w:val="2"/>
              </w:tcPr>
            </w:tcPrChange>
          </w:tcPr>
          <w:p w14:paraId="787DC01E" w14:textId="3CB29DE2" w:rsidR="005A34FB" w:rsidRPr="00A61618" w:rsidRDefault="006C00A1" w:rsidP="003C2A57">
            <w:pPr>
              <w:rPr>
                <w:rFonts w:ascii="Calibri" w:hAnsi="Calibri" w:cs="Arial"/>
                <w:szCs w:val="16"/>
                <w:lang w:val="fr-FR"/>
              </w:rPr>
            </w:pPr>
            <w:proofErr w:type="spellStart"/>
            <w:ins w:id="114" w:author="Autor">
              <w:r>
                <w:rPr>
                  <w:rFonts w:ascii="Calibri" w:hAnsi="Calibri" w:cs="Arial"/>
                  <w:szCs w:val="16"/>
                  <w:lang w:val="fr-FR"/>
                </w:rPr>
                <w:t>Definir</w:t>
              </w:r>
              <w:proofErr w:type="spellEnd"/>
              <w:r>
                <w:rPr>
                  <w:rFonts w:ascii="Calibri" w:hAnsi="Calibri" w:cs="Arial"/>
                  <w:szCs w:val="16"/>
                  <w:lang w:val="fr-FR"/>
                </w:rPr>
                <w:t xml:space="preserve"> </w:t>
              </w:r>
              <w:proofErr w:type="spellStart"/>
              <w:r>
                <w:rPr>
                  <w:rFonts w:ascii="Calibri" w:hAnsi="Calibri" w:cs="Arial"/>
                  <w:szCs w:val="16"/>
                  <w:lang w:val="fr-FR"/>
                </w:rPr>
                <w:t>funções</w:t>
              </w:r>
              <w:proofErr w:type="spellEnd"/>
              <w:r>
                <w:rPr>
                  <w:rFonts w:ascii="Calibri" w:hAnsi="Calibri" w:cs="Arial"/>
                  <w:szCs w:val="16"/>
                  <w:lang w:val="fr-FR"/>
                </w:rPr>
                <w:t xml:space="preserve"> e </w:t>
              </w:r>
              <w:proofErr w:type="spellStart"/>
              <w:r>
                <w:rPr>
                  <w:rFonts w:ascii="Calibri" w:hAnsi="Calibri" w:cs="Arial"/>
                  <w:szCs w:val="16"/>
                  <w:lang w:val="fr-FR"/>
                </w:rPr>
                <w:t>responsabilidades</w:t>
              </w:r>
              <w:proofErr w:type="spellEnd"/>
              <w:r>
                <w:rPr>
                  <w:rFonts w:ascii="Calibri" w:hAnsi="Calibri" w:cs="Arial"/>
                  <w:szCs w:val="16"/>
                  <w:lang w:val="fr-FR"/>
                </w:rPr>
                <w:t xml:space="preserve"> de </w:t>
              </w:r>
              <w:proofErr w:type="spellStart"/>
              <w:r>
                <w:rPr>
                  <w:rFonts w:ascii="Calibri" w:hAnsi="Calibri" w:cs="Arial"/>
                  <w:szCs w:val="16"/>
                  <w:lang w:val="fr-FR"/>
                </w:rPr>
                <w:t>cada</w:t>
              </w:r>
              <w:proofErr w:type="spellEnd"/>
              <w:r>
                <w:rPr>
                  <w:rFonts w:ascii="Calibri" w:hAnsi="Calibri" w:cs="Arial"/>
                  <w:szCs w:val="16"/>
                  <w:lang w:val="fr-FR"/>
                </w:rPr>
                <w:t xml:space="preserve"> </w:t>
              </w:r>
              <w:proofErr w:type="spellStart"/>
              <w:r>
                <w:rPr>
                  <w:rFonts w:ascii="Calibri" w:hAnsi="Calibri" w:cs="Arial"/>
                  <w:szCs w:val="16"/>
                  <w:lang w:val="fr-FR"/>
                </w:rPr>
                <w:t>membro</w:t>
              </w:r>
            </w:ins>
            <w:proofErr w:type="spellEnd"/>
          </w:p>
        </w:tc>
        <w:tc>
          <w:tcPr>
            <w:tcW w:w="1134" w:type="dxa"/>
            <w:tcPrChange w:id="115" w:author="Autor">
              <w:tcPr>
                <w:tcW w:w="1134" w:type="dxa"/>
                <w:gridSpan w:val="2"/>
              </w:tcPr>
            </w:tcPrChange>
          </w:tcPr>
          <w:p w14:paraId="0B402C39" w14:textId="77777777" w:rsidR="005A34FB" w:rsidRPr="00A61618" w:rsidRDefault="005A34FB" w:rsidP="00A61618">
            <w:pPr>
              <w:widowControl/>
              <w:autoSpaceDE w:val="0"/>
              <w:autoSpaceDN w:val="0"/>
              <w:adjustRightInd w:val="0"/>
              <w:jc w:val="center"/>
              <w:rPr>
                <w:rFonts w:ascii="Calibri" w:hAnsi="Calibri"/>
                <w:i/>
                <w:color w:val="1B6FB5"/>
              </w:rPr>
            </w:pPr>
            <w:r w:rsidRPr="00A61618">
              <w:rPr>
                <w:rFonts w:ascii="Calibri" w:hAnsi="Calibri"/>
                <w:i/>
                <w:color w:val="1B6FB5"/>
              </w:rPr>
              <w:t>Open</w:t>
            </w:r>
          </w:p>
        </w:tc>
        <w:tc>
          <w:tcPr>
            <w:tcW w:w="1134" w:type="dxa"/>
            <w:tcPrChange w:id="116" w:author="Autor">
              <w:tcPr>
                <w:tcW w:w="1134" w:type="dxa"/>
                <w:gridSpan w:val="2"/>
              </w:tcPr>
            </w:tcPrChange>
          </w:tcPr>
          <w:p w14:paraId="37ED3AC8" w14:textId="77777777" w:rsidR="005A34FB" w:rsidRPr="00A61618" w:rsidRDefault="005A34FB" w:rsidP="00A61618">
            <w:pPr>
              <w:jc w:val="center"/>
              <w:rPr>
                <w:rFonts w:ascii="Calibri" w:hAnsi="Calibri" w:cs="Arial"/>
                <w:szCs w:val="16"/>
              </w:rPr>
            </w:pPr>
            <w:r w:rsidRPr="00A61618">
              <w:rPr>
                <w:rFonts w:ascii="Calibri" w:hAnsi="Calibri"/>
                <w:i/>
                <w:color w:val="1B6FB5"/>
              </w:rPr>
              <w:t>dd/mm/</w:t>
            </w:r>
            <w:proofErr w:type="spellStart"/>
            <w:r w:rsidRPr="00A61618">
              <w:rPr>
                <w:rFonts w:ascii="Calibri" w:hAnsi="Calibri"/>
                <w:i/>
                <w:color w:val="1B6FB5"/>
              </w:rPr>
              <w:t>yy</w:t>
            </w:r>
            <w:proofErr w:type="spellEnd"/>
          </w:p>
        </w:tc>
        <w:tc>
          <w:tcPr>
            <w:tcW w:w="850" w:type="dxa"/>
            <w:tcPrChange w:id="117" w:author="Autor">
              <w:tcPr>
                <w:tcW w:w="850" w:type="dxa"/>
                <w:gridSpan w:val="2"/>
              </w:tcPr>
            </w:tcPrChange>
          </w:tcPr>
          <w:p w14:paraId="22F4EDB7" w14:textId="77777777" w:rsidR="005A34FB" w:rsidRPr="00A61618" w:rsidRDefault="005A34FB" w:rsidP="00A61618">
            <w:pPr>
              <w:widowControl/>
              <w:autoSpaceDE w:val="0"/>
              <w:autoSpaceDN w:val="0"/>
              <w:adjustRightInd w:val="0"/>
              <w:jc w:val="center"/>
              <w:rPr>
                <w:rFonts w:ascii="Calibri" w:hAnsi="Calibri" w:cs="Arial"/>
                <w:szCs w:val="16"/>
              </w:rPr>
            </w:pPr>
            <w:r w:rsidRPr="00A61618">
              <w:rPr>
                <w:rFonts w:ascii="Calibri" w:hAnsi="Calibri"/>
                <w:i/>
                <w:color w:val="1B6FB5"/>
              </w:rPr>
              <w:t>Initials</w:t>
            </w:r>
          </w:p>
        </w:tc>
      </w:tr>
      <w:tr w:rsidR="005A34FB" w:rsidRPr="00441BFB" w14:paraId="10A3096E" w14:textId="77777777" w:rsidTr="006C00A1">
        <w:tblPrEx>
          <w:tblW w:w="9923" w:type="dxa"/>
          <w:tblInd w:w="-34" w:type="dxa"/>
          <w:tblBorders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</w:tblBorders>
          <w:tblLayout w:type="fixed"/>
          <w:tblLook w:val="0000" w:firstRow="0" w:lastRow="0" w:firstColumn="0" w:lastColumn="0" w:noHBand="0" w:noVBand="0"/>
          <w:tblPrExChange w:id="118" w:author="Autor">
            <w:tblPrEx>
              <w:tblW w:w="9923" w:type="dxa"/>
              <w:tblInd w:w="-34" w:type="dxa"/>
              <w:tblBorders>
                <w:top w:val="single" w:sz="4" w:space="0" w:color="808080"/>
                <w:left w:val="single" w:sz="4" w:space="0" w:color="808080"/>
                <w:bottom w:val="single" w:sz="4" w:space="0" w:color="808080"/>
                <w:right w:val="single" w:sz="4" w:space="0" w:color="808080"/>
                <w:insideH w:val="single" w:sz="4" w:space="0" w:color="808080"/>
                <w:insideV w:val="single" w:sz="4" w:space="0" w:color="808080"/>
              </w:tblBorders>
              <w:tblLayout w:type="fixed"/>
              <w:tblLook w:val="0000" w:firstRow="0" w:lastRow="0" w:firstColumn="0" w:lastColumn="0" w:noHBand="0" w:noVBand="0"/>
            </w:tblPrEx>
          </w:tblPrExChange>
        </w:tblPrEx>
        <w:trPr>
          <w:trHeight w:hRule="exact" w:val="569"/>
          <w:trPrChange w:id="119" w:author="Autor">
            <w:trPr>
              <w:gridAfter w:val="0"/>
              <w:trHeight w:hRule="exact" w:val="284"/>
            </w:trPr>
          </w:trPrChange>
        </w:trPr>
        <w:tc>
          <w:tcPr>
            <w:tcW w:w="851" w:type="dxa"/>
            <w:tcPrChange w:id="120" w:author="Autor">
              <w:tcPr>
                <w:tcW w:w="851" w:type="dxa"/>
                <w:gridSpan w:val="2"/>
              </w:tcPr>
            </w:tcPrChange>
          </w:tcPr>
          <w:p w14:paraId="06639825" w14:textId="12F1150F" w:rsidR="005A34FB" w:rsidRPr="00A61618" w:rsidRDefault="006C00A1" w:rsidP="00A61618">
            <w:pPr>
              <w:jc w:val="center"/>
              <w:rPr>
                <w:rFonts w:ascii="Calibri" w:hAnsi="Calibri" w:cs="Arial"/>
                <w:szCs w:val="16"/>
              </w:rPr>
            </w:pPr>
            <w:ins w:id="121" w:author="Autor">
              <w:r>
                <w:rPr>
                  <w:rFonts w:ascii="Calibri" w:hAnsi="Calibri" w:cs="Arial"/>
                  <w:szCs w:val="16"/>
                </w:rPr>
                <w:lastRenderedPageBreak/>
                <w:t>A2</w:t>
              </w:r>
            </w:ins>
          </w:p>
        </w:tc>
        <w:tc>
          <w:tcPr>
            <w:tcW w:w="1276" w:type="dxa"/>
            <w:tcPrChange w:id="122" w:author="Autor">
              <w:tcPr>
                <w:tcW w:w="1134" w:type="dxa"/>
                <w:gridSpan w:val="2"/>
              </w:tcPr>
            </w:tcPrChange>
          </w:tcPr>
          <w:p w14:paraId="35D07306" w14:textId="25023055" w:rsidR="005A34FB" w:rsidRPr="00A61618" w:rsidRDefault="006C00A1" w:rsidP="00A61618">
            <w:pPr>
              <w:jc w:val="center"/>
              <w:rPr>
                <w:rFonts w:ascii="Calibri" w:hAnsi="Calibri" w:cs="Arial"/>
                <w:szCs w:val="16"/>
              </w:rPr>
            </w:pPr>
            <w:ins w:id="123" w:author="Autor">
              <w:r>
                <w:rPr>
                  <w:rFonts w:ascii="Calibri" w:hAnsi="Calibri" w:cs="Arial"/>
                  <w:szCs w:val="16"/>
                </w:rPr>
                <w:t>09/10/2025</w:t>
              </w:r>
            </w:ins>
          </w:p>
        </w:tc>
        <w:tc>
          <w:tcPr>
            <w:tcW w:w="4678" w:type="dxa"/>
            <w:tcPrChange w:id="124" w:author="Autor">
              <w:tcPr>
                <w:tcW w:w="4820" w:type="dxa"/>
                <w:gridSpan w:val="2"/>
              </w:tcPr>
            </w:tcPrChange>
          </w:tcPr>
          <w:p w14:paraId="18D96DC5" w14:textId="5CD1F47D" w:rsidR="005A34FB" w:rsidRPr="00A61618" w:rsidRDefault="006C00A1" w:rsidP="003C2A57">
            <w:pPr>
              <w:rPr>
                <w:rFonts w:ascii="Calibri" w:hAnsi="Calibri" w:cs="Arial"/>
                <w:szCs w:val="16"/>
                <w:lang w:val="fr-FR"/>
              </w:rPr>
            </w:pPr>
            <w:proofErr w:type="spellStart"/>
            <w:ins w:id="125" w:author="Autor">
              <w:r>
                <w:rPr>
                  <w:rFonts w:ascii="Calibri" w:hAnsi="Calibri" w:cs="Arial"/>
                  <w:szCs w:val="16"/>
                  <w:lang w:val="fr-FR"/>
                </w:rPr>
                <w:t>Iniciar</w:t>
              </w:r>
              <w:proofErr w:type="spellEnd"/>
              <w:r>
                <w:rPr>
                  <w:rFonts w:ascii="Calibri" w:hAnsi="Calibri" w:cs="Arial"/>
                  <w:szCs w:val="16"/>
                  <w:lang w:val="fr-FR"/>
                </w:rPr>
                <w:t xml:space="preserve"> </w:t>
              </w:r>
              <w:proofErr w:type="spellStart"/>
              <w:r>
                <w:rPr>
                  <w:rFonts w:ascii="Calibri" w:hAnsi="Calibri" w:cs="Arial"/>
                  <w:szCs w:val="16"/>
                  <w:lang w:val="fr-FR"/>
                </w:rPr>
                <w:t>levantamento</w:t>
              </w:r>
              <w:proofErr w:type="spellEnd"/>
              <w:r>
                <w:rPr>
                  <w:rFonts w:ascii="Calibri" w:hAnsi="Calibri" w:cs="Arial"/>
                  <w:szCs w:val="16"/>
                  <w:lang w:val="fr-FR"/>
                </w:rPr>
                <w:t xml:space="preserve"> de </w:t>
              </w:r>
              <w:proofErr w:type="spellStart"/>
              <w:r>
                <w:rPr>
                  <w:rFonts w:ascii="Calibri" w:hAnsi="Calibri" w:cs="Arial"/>
                  <w:szCs w:val="16"/>
                  <w:lang w:val="fr-FR"/>
                </w:rPr>
                <w:t>requisitos</w:t>
              </w:r>
              <w:proofErr w:type="spellEnd"/>
              <w:r>
                <w:rPr>
                  <w:rFonts w:ascii="Calibri" w:hAnsi="Calibri" w:cs="Arial"/>
                  <w:szCs w:val="16"/>
                  <w:lang w:val="fr-FR"/>
                </w:rPr>
                <w:t xml:space="preserve"> com o cliente</w:t>
              </w:r>
            </w:ins>
          </w:p>
        </w:tc>
        <w:tc>
          <w:tcPr>
            <w:tcW w:w="1134" w:type="dxa"/>
            <w:tcPrChange w:id="126" w:author="Autor">
              <w:tcPr>
                <w:tcW w:w="1134" w:type="dxa"/>
                <w:gridSpan w:val="2"/>
              </w:tcPr>
            </w:tcPrChange>
          </w:tcPr>
          <w:p w14:paraId="6854E812" w14:textId="1ED97CFA" w:rsidR="005A34FB" w:rsidRPr="00A61618" w:rsidRDefault="00146E07" w:rsidP="00A61618">
            <w:pPr>
              <w:widowControl/>
              <w:autoSpaceDE w:val="0"/>
              <w:autoSpaceDN w:val="0"/>
              <w:adjustRightInd w:val="0"/>
              <w:jc w:val="center"/>
              <w:rPr>
                <w:rFonts w:ascii="Calibri" w:hAnsi="Calibri"/>
                <w:i/>
                <w:color w:val="1B6FB5"/>
              </w:rPr>
            </w:pPr>
            <w:del w:id="127" w:author="Autor">
              <w:r w:rsidDel="006C00A1">
                <w:rPr>
                  <w:rFonts w:ascii="Calibri" w:hAnsi="Calibri"/>
                  <w:i/>
                  <w:color w:val="1B6FB5"/>
                </w:rPr>
                <w:delText>InProgress</w:delText>
              </w:r>
            </w:del>
            <w:ins w:id="128" w:author="Autor">
              <w:r w:rsidR="006C00A1">
                <w:rPr>
                  <w:rFonts w:ascii="Calibri" w:hAnsi="Calibri"/>
                  <w:i/>
                  <w:color w:val="1B6FB5"/>
                </w:rPr>
                <w:t>Open</w:t>
              </w:r>
            </w:ins>
          </w:p>
        </w:tc>
        <w:tc>
          <w:tcPr>
            <w:tcW w:w="1134" w:type="dxa"/>
            <w:tcPrChange w:id="129" w:author="Autor">
              <w:tcPr>
                <w:tcW w:w="1134" w:type="dxa"/>
                <w:gridSpan w:val="2"/>
              </w:tcPr>
            </w:tcPrChange>
          </w:tcPr>
          <w:p w14:paraId="1C57DBA6" w14:textId="77777777" w:rsidR="005A34FB" w:rsidRPr="00A61618" w:rsidRDefault="005A34FB" w:rsidP="00A61618">
            <w:pPr>
              <w:jc w:val="center"/>
              <w:rPr>
                <w:rFonts w:ascii="Calibri" w:hAnsi="Calibri" w:cs="Arial"/>
                <w:szCs w:val="16"/>
              </w:rPr>
            </w:pPr>
          </w:p>
        </w:tc>
        <w:tc>
          <w:tcPr>
            <w:tcW w:w="850" w:type="dxa"/>
            <w:tcPrChange w:id="130" w:author="Autor">
              <w:tcPr>
                <w:tcW w:w="850" w:type="dxa"/>
                <w:gridSpan w:val="2"/>
              </w:tcPr>
            </w:tcPrChange>
          </w:tcPr>
          <w:p w14:paraId="7192325D" w14:textId="77777777" w:rsidR="005A34FB" w:rsidRPr="00A61618" w:rsidRDefault="005A34FB" w:rsidP="00A61618">
            <w:pPr>
              <w:jc w:val="center"/>
              <w:rPr>
                <w:rFonts w:ascii="Calibri" w:hAnsi="Calibri" w:cs="Arial"/>
                <w:szCs w:val="16"/>
              </w:rPr>
            </w:pPr>
          </w:p>
        </w:tc>
      </w:tr>
      <w:tr w:rsidR="005A34FB" w:rsidRPr="00441BFB" w14:paraId="3CC3EABE" w14:textId="77777777" w:rsidTr="006C00A1">
        <w:tblPrEx>
          <w:tblW w:w="9923" w:type="dxa"/>
          <w:tblInd w:w="-34" w:type="dxa"/>
          <w:tblBorders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</w:tblBorders>
          <w:tblLayout w:type="fixed"/>
          <w:tblLook w:val="0000" w:firstRow="0" w:lastRow="0" w:firstColumn="0" w:lastColumn="0" w:noHBand="0" w:noVBand="0"/>
          <w:tblPrExChange w:id="131" w:author="Autor">
            <w:tblPrEx>
              <w:tblW w:w="9923" w:type="dxa"/>
              <w:tblInd w:w="-34" w:type="dxa"/>
              <w:tblBorders>
                <w:top w:val="single" w:sz="4" w:space="0" w:color="808080"/>
                <w:left w:val="single" w:sz="4" w:space="0" w:color="808080"/>
                <w:bottom w:val="single" w:sz="4" w:space="0" w:color="808080"/>
                <w:right w:val="single" w:sz="4" w:space="0" w:color="808080"/>
                <w:insideH w:val="single" w:sz="4" w:space="0" w:color="808080"/>
                <w:insideV w:val="single" w:sz="4" w:space="0" w:color="808080"/>
              </w:tblBorders>
              <w:tblLayout w:type="fixed"/>
              <w:tblLook w:val="0000" w:firstRow="0" w:lastRow="0" w:firstColumn="0" w:lastColumn="0" w:noHBand="0" w:noVBand="0"/>
            </w:tblPrEx>
          </w:tblPrExChange>
        </w:tblPrEx>
        <w:trPr>
          <w:trHeight w:hRule="exact" w:val="284"/>
          <w:trPrChange w:id="132" w:author="Autor">
            <w:trPr>
              <w:gridAfter w:val="0"/>
              <w:trHeight w:hRule="exact" w:val="284"/>
            </w:trPr>
          </w:trPrChange>
        </w:trPr>
        <w:tc>
          <w:tcPr>
            <w:tcW w:w="851" w:type="dxa"/>
            <w:tcPrChange w:id="133" w:author="Autor">
              <w:tcPr>
                <w:tcW w:w="851" w:type="dxa"/>
                <w:gridSpan w:val="2"/>
              </w:tcPr>
            </w:tcPrChange>
          </w:tcPr>
          <w:p w14:paraId="59AD8D50" w14:textId="77777777" w:rsidR="005A34FB" w:rsidRPr="00A61618" w:rsidRDefault="005A34FB" w:rsidP="00A61618">
            <w:pPr>
              <w:jc w:val="center"/>
              <w:rPr>
                <w:rFonts w:ascii="Calibri" w:hAnsi="Calibri" w:cs="Arial"/>
                <w:szCs w:val="16"/>
              </w:rPr>
            </w:pPr>
          </w:p>
        </w:tc>
        <w:tc>
          <w:tcPr>
            <w:tcW w:w="1276" w:type="dxa"/>
            <w:tcPrChange w:id="134" w:author="Autor">
              <w:tcPr>
                <w:tcW w:w="1134" w:type="dxa"/>
                <w:gridSpan w:val="2"/>
              </w:tcPr>
            </w:tcPrChange>
          </w:tcPr>
          <w:p w14:paraId="7213136C" w14:textId="77777777" w:rsidR="005A34FB" w:rsidRPr="00A61618" w:rsidRDefault="005A34FB" w:rsidP="00A61618">
            <w:pPr>
              <w:jc w:val="center"/>
              <w:rPr>
                <w:rFonts w:ascii="Calibri" w:hAnsi="Calibri" w:cs="Arial"/>
                <w:szCs w:val="16"/>
              </w:rPr>
            </w:pPr>
          </w:p>
        </w:tc>
        <w:tc>
          <w:tcPr>
            <w:tcW w:w="4678" w:type="dxa"/>
            <w:tcPrChange w:id="135" w:author="Autor">
              <w:tcPr>
                <w:tcW w:w="4820" w:type="dxa"/>
                <w:gridSpan w:val="2"/>
              </w:tcPr>
            </w:tcPrChange>
          </w:tcPr>
          <w:p w14:paraId="60DCFC83" w14:textId="77777777" w:rsidR="005A34FB" w:rsidRPr="00A61618" w:rsidRDefault="005A34FB" w:rsidP="003C2A57">
            <w:pPr>
              <w:rPr>
                <w:rFonts w:ascii="Calibri" w:hAnsi="Calibri" w:cs="Arial"/>
                <w:szCs w:val="16"/>
                <w:lang w:val="fr-FR"/>
              </w:rPr>
            </w:pPr>
          </w:p>
        </w:tc>
        <w:tc>
          <w:tcPr>
            <w:tcW w:w="1134" w:type="dxa"/>
            <w:tcPrChange w:id="136" w:author="Autor">
              <w:tcPr>
                <w:tcW w:w="1134" w:type="dxa"/>
                <w:gridSpan w:val="2"/>
              </w:tcPr>
            </w:tcPrChange>
          </w:tcPr>
          <w:p w14:paraId="18D0052F" w14:textId="77777777" w:rsidR="005A34FB" w:rsidRPr="00A61618" w:rsidRDefault="00146E07" w:rsidP="00A61618">
            <w:pPr>
              <w:jc w:val="center"/>
              <w:rPr>
                <w:rFonts w:ascii="Calibri" w:hAnsi="Calibri" w:cs="Arial"/>
                <w:szCs w:val="16"/>
              </w:rPr>
            </w:pPr>
            <w:r w:rsidRPr="00A61618">
              <w:rPr>
                <w:rFonts w:ascii="Calibri" w:hAnsi="Calibri"/>
                <w:i/>
                <w:color w:val="1B6FB5"/>
              </w:rPr>
              <w:t>Closed</w:t>
            </w:r>
          </w:p>
        </w:tc>
        <w:tc>
          <w:tcPr>
            <w:tcW w:w="1134" w:type="dxa"/>
            <w:tcPrChange w:id="137" w:author="Autor">
              <w:tcPr>
                <w:tcW w:w="1134" w:type="dxa"/>
                <w:gridSpan w:val="2"/>
              </w:tcPr>
            </w:tcPrChange>
          </w:tcPr>
          <w:p w14:paraId="7F639C82" w14:textId="77777777" w:rsidR="005A34FB" w:rsidRPr="00A61618" w:rsidRDefault="005A34FB" w:rsidP="00A61618">
            <w:pPr>
              <w:jc w:val="center"/>
              <w:rPr>
                <w:rFonts w:ascii="Calibri" w:hAnsi="Calibri" w:cs="Arial"/>
                <w:szCs w:val="16"/>
              </w:rPr>
            </w:pPr>
          </w:p>
        </w:tc>
        <w:tc>
          <w:tcPr>
            <w:tcW w:w="850" w:type="dxa"/>
            <w:tcPrChange w:id="138" w:author="Autor">
              <w:tcPr>
                <w:tcW w:w="850" w:type="dxa"/>
                <w:gridSpan w:val="2"/>
              </w:tcPr>
            </w:tcPrChange>
          </w:tcPr>
          <w:p w14:paraId="2B782F86" w14:textId="77777777" w:rsidR="005A34FB" w:rsidRPr="00A61618" w:rsidRDefault="005A34FB" w:rsidP="00A61618">
            <w:pPr>
              <w:jc w:val="center"/>
              <w:rPr>
                <w:rFonts w:ascii="Calibri" w:hAnsi="Calibri" w:cs="Arial"/>
                <w:szCs w:val="16"/>
              </w:rPr>
            </w:pPr>
          </w:p>
        </w:tc>
      </w:tr>
      <w:tr w:rsidR="005A34FB" w:rsidRPr="00441BFB" w14:paraId="3F5EFFB1" w14:textId="77777777" w:rsidTr="006C00A1">
        <w:tblPrEx>
          <w:tblW w:w="9923" w:type="dxa"/>
          <w:tblInd w:w="-34" w:type="dxa"/>
          <w:tblBorders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</w:tblBorders>
          <w:tblLayout w:type="fixed"/>
          <w:tblLook w:val="0000" w:firstRow="0" w:lastRow="0" w:firstColumn="0" w:lastColumn="0" w:noHBand="0" w:noVBand="0"/>
          <w:tblPrExChange w:id="139" w:author="Autor">
            <w:tblPrEx>
              <w:tblW w:w="9923" w:type="dxa"/>
              <w:tblInd w:w="-34" w:type="dxa"/>
              <w:tblBorders>
                <w:top w:val="single" w:sz="4" w:space="0" w:color="808080"/>
                <w:left w:val="single" w:sz="4" w:space="0" w:color="808080"/>
                <w:bottom w:val="single" w:sz="4" w:space="0" w:color="808080"/>
                <w:right w:val="single" w:sz="4" w:space="0" w:color="808080"/>
                <w:insideH w:val="single" w:sz="4" w:space="0" w:color="808080"/>
                <w:insideV w:val="single" w:sz="4" w:space="0" w:color="808080"/>
              </w:tblBorders>
              <w:tblLayout w:type="fixed"/>
              <w:tblLook w:val="0000" w:firstRow="0" w:lastRow="0" w:firstColumn="0" w:lastColumn="0" w:noHBand="0" w:noVBand="0"/>
            </w:tblPrEx>
          </w:tblPrExChange>
        </w:tblPrEx>
        <w:trPr>
          <w:trHeight w:hRule="exact" w:val="284"/>
          <w:trPrChange w:id="140" w:author="Autor">
            <w:trPr>
              <w:gridAfter w:val="0"/>
              <w:trHeight w:hRule="exact" w:val="284"/>
            </w:trPr>
          </w:trPrChange>
        </w:trPr>
        <w:tc>
          <w:tcPr>
            <w:tcW w:w="851" w:type="dxa"/>
            <w:tcPrChange w:id="141" w:author="Autor">
              <w:tcPr>
                <w:tcW w:w="851" w:type="dxa"/>
                <w:gridSpan w:val="2"/>
              </w:tcPr>
            </w:tcPrChange>
          </w:tcPr>
          <w:p w14:paraId="4311444E" w14:textId="77777777" w:rsidR="005A34FB" w:rsidRPr="00A61618" w:rsidRDefault="005A34FB" w:rsidP="00A61618">
            <w:pPr>
              <w:jc w:val="center"/>
              <w:rPr>
                <w:rFonts w:ascii="Calibri" w:hAnsi="Calibri" w:cs="Arial"/>
                <w:szCs w:val="16"/>
              </w:rPr>
            </w:pPr>
          </w:p>
        </w:tc>
        <w:tc>
          <w:tcPr>
            <w:tcW w:w="1276" w:type="dxa"/>
            <w:tcPrChange w:id="142" w:author="Autor">
              <w:tcPr>
                <w:tcW w:w="1134" w:type="dxa"/>
                <w:gridSpan w:val="2"/>
              </w:tcPr>
            </w:tcPrChange>
          </w:tcPr>
          <w:p w14:paraId="0876308B" w14:textId="77777777" w:rsidR="005A34FB" w:rsidRPr="00A61618" w:rsidRDefault="005A34FB" w:rsidP="00A61618">
            <w:pPr>
              <w:jc w:val="center"/>
              <w:rPr>
                <w:rFonts w:ascii="Calibri" w:hAnsi="Calibri" w:cs="Arial"/>
                <w:szCs w:val="16"/>
              </w:rPr>
            </w:pPr>
          </w:p>
        </w:tc>
        <w:tc>
          <w:tcPr>
            <w:tcW w:w="4678" w:type="dxa"/>
            <w:tcPrChange w:id="143" w:author="Autor">
              <w:tcPr>
                <w:tcW w:w="4820" w:type="dxa"/>
                <w:gridSpan w:val="2"/>
              </w:tcPr>
            </w:tcPrChange>
          </w:tcPr>
          <w:p w14:paraId="3930ED8F" w14:textId="77777777" w:rsidR="005A34FB" w:rsidRPr="00A61618" w:rsidRDefault="005A34FB" w:rsidP="003C2A57">
            <w:pPr>
              <w:rPr>
                <w:rFonts w:ascii="Calibri" w:hAnsi="Calibri" w:cs="Arial"/>
                <w:szCs w:val="16"/>
                <w:lang w:val="fr-FR"/>
              </w:rPr>
            </w:pPr>
          </w:p>
        </w:tc>
        <w:tc>
          <w:tcPr>
            <w:tcW w:w="1134" w:type="dxa"/>
            <w:tcPrChange w:id="144" w:author="Autor">
              <w:tcPr>
                <w:tcW w:w="1134" w:type="dxa"/>
                <w:gridSpan w:val="2"/>
              </w:tcPr>
            </w:tcPrChange>
          </w:tcPr>
          <w:p w14:paraId="25164F1B" w14:textId="77777777" w:rsidR="005A34FB" w:rsidRPr="00A61618" w:rsidRDefault="00146E07" w:rsidP="00A61618">
            <w:pPr>
              <w:jc w:val="center"/>
              <w:rPr>
                <w:rFonts w:ascii="Calibri" w:hAnsi="Calibri" w:cs="Arial"/>
                <w:szCs w:val="16"/>
              </w:rPr>
            </w:pPr>
            <w:proofErr w:type="spellStart"/>
            <w:r w:rsidRPr="00146E07">
              <w:rPr>
                <w:rFonts w:ascii="Calibri" w:hAnsi="Calibri"/>
                <w:i/>
                <w:color w:val="1B6FB5"/>
              </w:rPr>
              <w:t>OnHold</w:t>
            </w:r>
            <w:proofErr w:type="spellEnd"/>
          </w:p>
        </w:tc>
        <w:tc>
          <w:tcPr>
            <w:tcW w:w="1134" w:type="dxa"/>
            <w:tcPrChange w:id="145" w:author="Autor">
              <w:tcPr>
                <w:tcW w:w="1134" w:type="dxa"/>
                <w:gridSpan w:val="2"/>
              </w:tcPr>
            </w:tcPrChange>
          </w:tcPr>
          <w:p w14:paraId="63E59593" w14:textId="77777777" w:rsidR="005A34FB" w:rsidRPr="00A61618" w:rsidRDefault="005A34FB" w:rsidP="00A61618">
            <w:pPr>
              <w:jc w:val="center"/>
              <w:rPr>
                <w:rFonts w:ascii="Calibri" w:hAnsi="Calibri" w:cs="Arial"/>
                <w:szCs w:val="16"/>
              </w:rPr>
            </w:pPr>
          </w:p>
        </w:tc>
        <w:tc>
          <w:tcPr>
            <w:tcW w:w="850" w:type="dxa"/>
            <w:tcPrChange w:id="146" w:author="Autor">
              <w:tcPr>
                <w:tcW w:w="850" w:type="dxa"/>
                <w:gridSpan w:val="2"/>
              </w:tcPr>
            </w:tcPrChange>
          </w:tcPr>
          <w:p w14:paraId="79A80F47" w14:textId="77777777" w:rsidR="005A34FB" w:rsidRPr="00A61618" w:rsidRDefault="005A34FB" w:rsidP="00A61618">
            <w:pPr>
              <w:jc w:val="center"/>
              <w:rPr>
                <w:rFonts w:ascii="Calibri" w:hAnsi="Calibri" w:cs="Arial"/>
                <w:szCs w:val="16"/>
              </w:rPr>
            </w:pPr>
          </w:p>
        </w:tc>
      </w:tr>
    </w:tbl>
    <w:p w14:paraId="3A840E88" w14:textId="77777777" w:rsidR="001B11C8" w:rsidRDefault="001B11C8" w:rsidP="000E0CD1">
      <w:pPr>
        <w:widowControl/>
        <w:autoSpaceDE w:val="0"/>
        <w:autoSpaceDN w:val="0"/>
        <w:adjustRightInd w:val="0"/>
        <w:ind w:left="-142"/>
        <w:rPr>
          <w:rFonts w:ascii="Calibri" w:hAnsi="Calibri"/>
        </w:rPr>
      </w:pPr>
    </w:p>
    <w:p w14:paraId="772E3A17" w14:textId="77777777" w:rsidR="00725739" w:rsidRDefault="00725739" w:rsidP="000E0CD1">
      <w:pPr>
        <w:widowControl/>
        <w:autoSpaceDE w:val="0"/>
        <w:autoSpaceDN w:val="0"/>
        <w:adjustRightInd w:val="0"/>
        <w:ind w:left="-142"/>
        <w:rPr>
          <w:rFonts w:ascii="Calibri" w:hAnsi="Calibri"/>
        </w:rPr>
      </w:pPr>
    </w:p>
    <w:p w14:paraId="43777785" w14:textId="77777777" w:rsidR="00725739" w:rsidRDefault="00725739" w:rsidP="000E0CD1">
      <w:pPr>
        <w:widowControl/>
        <w:autoSpaceDE w:val="0"/>
        <w:autoSpaceDN w:val="0"/>
        <w:adjustRightInd w:val="0"/>
        <w:ind w:left="-142"/>
        <w:rPr>
          <w:rFonts w:ascii="Calibri" w:hAnsi="Calibri"/>
        </w:rPr>
      </w:pPr>
    </w:p>
    <w:p w14:paraId="59310A33" w14:textId="77777777" w:rsidR="0051263C" w:rsidRDefault="0051263C" w:rsidP="000E0CD1">
      <w:pPr>
        <w:widowControl/>
        <w:autoSpaceDE w:val="0"/>
        <w:autoSpaceDN w:val="0"/>
        <w:adjustRightInd w:val="0"/>
        <w:ind w:left="-142"/>
        <w:rPr>
          <w:rFonts w:ascii="Calibri" w:hAnsi="Calibri"/>
        </w:rPr>
        <w:sectPr w:rsidR="0051263C" w:rsidSect="00890FFE">
          <w:headerReference w:type="default" r:id="rId9"/>
          <w:footerReference w:type="default" r:id="rId10"/>
          <w:endnotePr>
            <w:numFmt w:val="decimal"/>
          </w:endnotePr>
          <w:type w:val="continuous"/>
          <w:pgSz w:w="11909" w:h="16834" w:code="9"/>
          <w:pgMar w:top="1241" w:right="1277" w:bottom="993" w:left="1152" w:header="720" w:footer="476" w:gutter="0"/>
          <w:cols w:space="0"/>
          <w:docGrid w:linePitch="272"/>
        </w:sectPr>
      </w:pPr>
    </w:p>
    <w:p w14:paraId="49611B0C" w14:textId="77777777" w:rsidR="00725739" w:rsidRDefault="00725739" w:rsidP="000E0CD1">
      <w:pPr>
        <w:widowControl/>
        <w:autoSpaceDE w:val="0"/>
        <w:autoSpaceDN w:val="0"/>
        <w:adjustRightInd w:val="0"/>
        <w:ind w:left="-142"/>
        <w:rPr>
          <w:rFonts w:ascii="Calibri" w:hAnsi="Calibri"/>
        </w:rPr>
      </w:pPr>
    </w:p>
    <w:p w14:paraId="2D577101" w14:textId="77777777" w:rsidR="00725739" w:rsidRPr="00441BFB" w:rsidRDefault="00725739" w:rsidP="0051263C">
      <w:pPr>
        <w:widowControl/>
        <w:autoSpaceDE w:val="0"/>
        <w:autoSpaceDN w:val="0"/>
        <w:adjustRightInd w:val="0"/>
        <w:rPr>
          <w:rFonts w:ascii="Calibri" w:hAnsi="Calibri"/>
        </w:rPr>
      </w:pPr>
    </w:p>
    <w:p w14:paraId="0E96FE72" w14:textId="77777777" w:rsidR="00725739" w:rsidRPr="00441BFB" w:rsidRDefault="00725739" w:rsidP="008B5E34">
      <w:pPr>
        <w:widowControl/>
        <w:autoSpaceDE w:val="0"/>
        <w:autoSpaceDN w:val="0"/>
        <w:adjustRightInd w:val="0"/>
        <w:rPr>
          <w:rFonts w:ascii="Calibri" w:hAnsi="Calibri"/>
        </w:rPr>
      </w:pPr>
    </w:p>
    <w:tbl>
      <w:tblPr>
        <w:tblW w:w="9889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</w:tblPr>
      <w:tblGrid>
        <w:gridCol w:w="4503"/>
        <w:gridCol w:w="3543"/>
        <w:gridCol w:w="1843"/>
      </w:tblGrid>
      <w:tr w:rsidR="00CD7E0E" w:rsidRPr="00295258" w14:paraId="56B04675" w14:textId="77777777" w:rsidTr="000E0CD1">
        <w:trPr>
          <w:trHeight w:val="169"/>
        </w:trPr>
        <w:tc>
          <w:tcPr>
            <w:tcW w:w="45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6E6"/>
            <w:vAlign w:val="center"/>
          </w:tcPr>
          <w:p w14:paraId="51AC0F0A" w14:textId="77777777" w:rsidR="00CD7E0E" w:rsidRPr="00CD7E0E" w:rsidRDefault="00CD7E0E" w:rsidP="009F3E80">
            <w:pPr>
              <w:widowControl/>
              <w:rPr>
                <w:rFonts w:ascii="Calibri" w:hAnsi="Calibri" w:cs="Arial"/>
                <w:b/>
                <w:color w:val="000000"/>
                <w:lang w:eastAsia="en-GB"/>
              </w:rPr>
            </w:pPr>
            <w:r w:rsidRPr="00441BFB">
              <w:rPr>
                <w:rFonts w:ascii="Calibri" w:hAnsi="Calibri" w:cs="Arial"/>
                <w:b/>
                <w:color w:val="000000"/>
                <w:lang w:eastAsia="en-GB"/>
              </w:rPr>
              <w:t xml:space="preserve">Proposed </w:t>
            </w:r>
            <w:r w:rsidR="009F3E80">
              <w:rPr>
                <w:rFonts w:ascii="Calibri" w:hAnsi="Calibri" w:cs="Arial"/>
                <w:b/>
                <w:color w:val="000000"/>
                <w:lang w:eastAsia="en-GB"/>
              </w:rPr>
              <w:t>Agenda for Next M</w:t>
            </w:r>
            <w:r w:rsidRPr="00441BFB">
              <w:rPr>
                <w:rFonts w:ascii="Calibri" w:hAnsi="Calibri" w:cs="Arial"/>
                <w:b/>
                <w:color w:val="000000"/>
                <w:lang w:eastAsia="en-GB"/>
              </w:rPr>
              <w:t>eeting:</w:t>
            </w:r>
          </w:p>
        </w:tc>
        <w:tc>
          <w:tcPr>
            <w:tcW w:w="35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6E6"/>
            <w:vAlign w:val="center"/>
          </w:tcPr>
          <w:p w14:paraId="50C9D23E" w14:textId="77777777" w:rsidR="00CD7E0E" w:rsidRPr="000E0CD1" w:rsidRDefault="002543D2" w:rsidP="00CD7E0E">
            <w:pPr>
              <w:widowControl/>
              <w:rPr>
                <w:rFonts w:ascii="Calibri" w:hAnsi="Calibri"/>
                <w:b/>
              </w:rPr>
            </w:pPr>
            <w:r w:rsidRPr="00441BFB">
              <w:rPr>
                <w:rFonts w:ascii="Calibri" w:hAnsi="Calibri" w:cs="Arial"/>
                <w:b/>
                <w:color w:val="000000"/>
                <w:lang w:eastAsia="en-GB"/>
              </w:rPr>
              <w:t xml:space="preserve">Proposed </w:t>
            </w:r>
            <w:r w:rsidRPr="00441BFB">
              <w:rPr>
                <w:rFonts w:ascii="Calibri" w:hAnsi="Calibri"/>
                <w:b/>
              </w:rPr>
              <w:t>Next Meeting</w:t>
            </w:r>
            <w:r>
              <w:rPr>
                <w:rFonts w:ascii="Calibri" w:hAnsi="Calibri"/>
                <w:b/>
              </w:rPr>
              <w:t xml:space="preserve"> Date</w:t>
            </w:r>
            <w:r w:rsidRPr="00441BFB">
              <w:rPr>
                <w:rFonts w:ascii="Calibri" w:hAnsi="Calibri"/>
                <w:b/>
              </w:rPr>
              <w:t>:</w:t>
            </w:r>
          </w:p>
        </w:tc>
        <w:tc>
          <w:tcPr>
            <w:tcW w:w="18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 w:themeFill="background1"/>
            <w:vAlign w:val="center"/>
          </w:tcPr>
          <w:p w14:paraId="699365AB" w14:textId="77777777" w:rsidR="00CD7E0E" w:rsidRPr="002543D2" w:rsidRDefault="00CD7E0E" w:rsidP="00CD7E0E">
            <w:pPr>
              <w:widowControl/>
              <w:rPr>
                <w:rFonts w:ascii="Calibri" w:hAnsi="Calibri"/>
                <w:color w:val="1B6FB5"/>
              </w:rPr>
            </w:pPr>
          </w:p>
        </w:tc>
      </w:tr>
      <w:tr w:rsidR="00CD7E0E" w:rsidRPr="00CD7E0E" w14:paraId="3DC8C8F0" w14:textId="77777777" w:rsidTr="000E0CD1">
        <w:trPr>
          <w:trHeight w:val="767"/>
        </w:trPr>
        <w:tc>
          <w:tcPr>
            <w:tcW w:w="9889" w:type="dxa"/>
            <w:gridSpan w:val="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38BE194" w14:textId="77777777" w:rsidR="00CD7E0E" w:rsidRDefault="009F3E80" w:rsidP="009F3E80">
            <w:pPr>
              <w:widowControl/>
              <w:autoSpaceDE w:val="0"/>
              <w:autoSpaceDN w:val="0"/>
              <w:adjustRightInd w:val="0"/>
              <w:rPr>
                <w:rFonts w:ascii="Calibri" w:hAnsi="Calibri"/>
                <w:i/>
                <w:color w:val="1B6FB5"/>
              </w:rPr>
            </w:pPr>
            <w:r w:rsidRPr="004C30C2">
              <w:rPr>
                <w:rFonts w:ascii="Calibri" w:hAnsi="Calibri"/>
                <w:i/>
                <w:color w:val="1B6FB5"/>
              </w:rPr>
              <w:t>List potential agenda items of the next meeting</w:t>
            </w:r>
          </w:p>
          <w:p w14:paraId="6859B3E5" w14:textId="77777777" w:rsidR="00725739" w:rsidRDefault="00725739" w:rsidP="009F3E80">
            <w:pPr>
              <w:widowControl/>
              <w:autoSpaceDE w:val="0"/>
              <w:autoSpaceDN w:val="0"/>
              <w:adjustRightInd w:val="0"/>
              <w:rPr>
                <w:rFonts w:ascii="Calibri" w:hAnsi="Calibri"/>
                <w:i/>
                <w:color w:val="1B6FB5"/>
              </w:rPr>
            </w:pPr>
          </w:p>
          <w:p w14:paraId="54573CD2" w14:textId="77777777" w:rsidR="00725739" w:rsidRDefault="00725739" w:rsidP="009F3E80">
            <w:pPr>
              <w:widowControl/>
              <w:autoSpaceDE w:val="0"/>
              <w:autoSpaceDN w:val="0"/>
              <w:adjustRightInd w:val="0"/>
              <w:rPr>
                <w:rFonts w:ascii="Calibri" w:hAnsi="Calibri"/>
                <w:i/>
                <w:color w:val="1B6FB5"/>
              </w:rPr>
            </w:pPr>
          </w:p>
          <w:p w14:paraId="31C51BF5" w14:textId="77777777" w:rsidR="00725739" w:rsidRDefault="00725739" w:rsidP="009F3E80">
            <w:pPr>
              <w:widowControl/>
              <w:autoSpaceDE w:val="0"/>
              <w:autoSpaceDN w:val="0"/>
              <w:adjustRightInd w:val="0"/>
              <w:rPr>
                <w:rFonts w:ascii="Calibri" w:hAnsi="Calibri"/>
                <w:i/>
                <w:color w:val="1B6FB5"/>
              </w:rPr>
            </w:pPr>
          </w:p>
          <w:p w14:paraId="71CE4D68" w14:textId="77777777" w:rsidR="00725739" w:rsidRDefault="00725739" w:rsidP="009F3E80">
            <w:pPr>
              <w:widowControl/>
              <w:autoSpaceDE w:val="0"/>
              <w:autoSpaceDN w:val="0"/>
              <w:adjustRightInd w:val="0"/>
              <w:rPr>
                <w:rFonts w:ascii="Calibri" w:hAnsi="Calibri"/>
                <w:i/>
                <w:color w:val="1B6FB5"/>
              </w:rPr>
            </w:pPr>
          </w:p>
          <w:p w14:paraId="127C92F5" w14:textId="77777777" w:rsidR="00725739" w:rsidRDefault="00725739" w:rsidP="009F3E80">
            <w:pPr>
              <w:widowControl/>
              <w:autoSpaceDE w:val="0"/>
              <w:autoSpaceDN w:val="0"/>
              <w:adjustRightInd w:val="0"/>
              <w:rPr>
                <w:rFonts w:ascii="Calibri" w:hAnsi="Calibri"/>
                <w:i/>
                <w:color w:val="1B6FB5"/>
              </w:rPr>
            </w:pPr>
          </w:p>
          <w:p w14:paraId="501E845D" w14:textId="77777777" w:rsidR="00725739" w:rsidRPr="009F3E80" w:rsidRDefault="00725739" w:rsidP="009F3E80">
            <w:pPr>
              <w:widowControl/>
              <w:autoSpaceDE w:val="0"/>
              <w:autoSpaceDN w:val="0"/>
              <w:adjustRightInd w:val="0"/>
              <w:rPr>
                <w:rFonts w:ascii="Calibri" w:hAnsi="Calibri" w:cs="Arial"/>
                <w:color w:val="1B6FB5"/>
                <w:lang w:eastAsia="en-GB"/>
              </w:rPr>
            </w:pPr>
          </w:p>
        </w:tc>
      </w:tr>
    </w:tbl>
    <w:p w14:paraId="5AD18144" w14:textId="77777777" w:rsidR="002543D2" w:rsidRDefault="002543D2" w:rsidP="000E0CD1">
      <w:pPr>
        <w:widowControl/>
        <w:rPr>
          <w:rFonts w:ascii="Calibri" w:hAnsi="Calibri"/>
          <w:b/>
        </w:rPr>
      </w:pPr>
    </w:p>
    <w:p w14:paraId="325904FD" w14:textId="77777777" w:rsidR="00725739" w:rsidRDefault="00725739" w:rsidP="000E0CD1">
      <w:pPr>
        <w:widowControl/>
        <w:rPr>
          <w:rFonts w:ascii="Calibri" w:hAnsi="Calibri"/>
          <w:b/>
        </w:rPr>
      </w:pPr>
    </w:p>
    <w:tbl>
      <w:tblPr>
        <w:tblW w:w="9930" w:type="dxa"/>
        <w:tblInd w:w="-3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4256"/>
        <w:gridCol w:w="5674"/>
      </w:tblGrid>
      <w:tr w:rsidR="00725739" w14:paraId="32867901" w14:textId="77777777" w:rsidTr="00303953">
        <w:tc>
          <w:tcPr>
            <w:tcW w:w="4253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D9D9D9" w:themeFill="background1" w:themeFillShade="D9"/>
            <w:hideMark/>
          </w:tcPr>
          <w:p w14:paraId="1C213E58" w14:textId="77777777" w:rsidR="00725739" w:rsidRDefault="00725739">
            <w:pPr>
              <w:suppressAutoHyphens/>
              <w:spacing w:before="60" w:after="60"/>
              <w:rPr>
                <w:rFonts w:ascii="Calibri" w:hAnsi="Calibri" w:cs="CG Times (W1)"/>
                <w:b/>
                <w:color w:val="000000"/>
                <w:kern w:val="2"/>
                <w:lang w:eastAsia="ar-SA"/>
              </w:rPr>
            </w:pPr>
            <w:r>
              <w:rPr>
                <w:rFonts w:ascii="Calibri" w:hAnsi="Calibri"/>
                <w:b/>
                <w:color w:val="000000"/>
              </w:rPr>
              <w:t>Related Document</w:t>
            </w:r>
          </w:p>
        </w:tc>
        <w:tc>
          <w:tcPr>
            <w:tcW w:w="567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D9D9D9" w:themeFill="background1" w:themeFillShade="D9"/>
            <w:hideMark/>
          </w:tcPr>
          <w:p w14:paraId="4261870B" w14:textId="77777777" w:rsidR="00725739" w:rsidRDefault="00725739">
            <w:pPr>
              <w:suppressAutoHyphens/>
              <w:spacing w:before="60" w:after="60"/>
              <w:rPr>
                <w:rFonts w:ascii="Calibri" w:hAnsi="Calibri" w:cs="CG Times (W1)"/>
                <w:b/>
                <w:color w:val="000000"/>
                <w:kern w:val="2"/>
                <w:lang w:eastAsia="ar-SA"/>
              </w:rPr>
            </w:pPr>
            <w:r>
              <w:rPr>
                <w:rFonts w:ascii="Calibri" w:hAnsi="Calibri"/>
                <w:b/>
                <w:color w:val="000000"/>
              </w:rPr>
              <w:t>Location</w:t>
            </w:r>
          </w:p>
        </w:tc>
      </w:tr>
      <w:tr w:rsidR="00725739" w14:paraId="54B49198" w14:textId="77777777" w:rsidTr="00890FFE">
        <w:tc>
          <w:tcPr>
            <w:tcW w:w="4253" w:type="dxa"/>
            <w:tcBorders>
              <w:top w:val="single" w:sz="4" w:space="0" w:color="808080" w:themeColor="background1" w:themeShade="80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6BDCE431" w14:textId="77777777" w:rsidR="00725739" w:rsidRDefault="00725739">
            <w:pPr>
              <w:suppressAutoHyphens/>
              <w:spacing w:before="60" w:after="60"/>
              <w:rPr>
                <w:rFonts w:ascii="Calibri" w:hAnsi="Calibri" w:cs="CG Times (W1)"/>
                <w:color w:val="000000"/>
                <w:kern w:val="2"/>
                <w:lang w:eastAsia="ar-SA"/>
              </w:rPr>
            </w:pPr>
            <w:r>
              <w:rPr>
                <w:rFonts w:ascii="Calibri" w:hAnsi="Calibri"/>
                <w:color w:val="000000"/>
              </w:rPr>
              <w:t>XYZ.doc</w:t>
            </w:r>
          </w:p>
        </w:tc>
        <w:tc>
          <w:tcPr>
            <w:tcW w:w="5670" w:type="dxa"/>
            <w:tcBorders>
              <w:top w:val="single" w:sz="4" w:space="0" w:color="808080" w:themeColor="background1" w:themeShade="80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142B1AEC" w14:textId="77777777" w:rsidR="00725739" w:rsidRDefault="00725739">
            <w:pPr>
              <w:suppressAutoHyphens/>
              <w:spacing w:before="60" w:after="60"/>
              <w:rPr>
                <w:rFonts w:ascii="Calibri" w:hAnsi="Calibri" w:cs="CG Times (W1)"/>
                <w:color w:val="002060"/>
                <w:kern w:val="2"/>
                <w:u w:val="single"/>
                <w:lang w:eastAsia="ar-SA"/>
              </w:rPr>
            </w:pPr>
            <w:r>
              <w:rPr>
                <w:rFonts w:ascii="Calibri" w:hAnsi="Calibri"/>
                <w:color w:val="002060"/>
                <w:u w:val="single"/>
              </w:rPr>
              <w:t>U:\METHODS\PM²@EC\Documents\</w:t>
            </w:r>
          </w:p>
        </w:tc>
      </w:tr>
      <w:tr w:rsidR="00725739" w14:paraId="2AF42296" w14:textId="77777777" w:rsidTr="00725739">
        <w:tc>
          <w:tcPr>
            <w:tcW w:w="42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E426776" w14:textId="77777777" w:rsidR="00725739" w:rsidRDefault="00725739">
            <w:pPr>
              <w:suppressAutoHyphens/>
              <w:spacing w:before="60" w:after="60"/>
              <w:rPr>
                <w:rFonts w:ascii="Calibri" w:hAnsi="Calibri" w:cs="CG Times (W1)"/>
                <w:color w:val="000000"/>
                <w:kern w:val="2"/>
                <w:lang w:eastAsia="ar-SA"/>
              </w:rPr>
            </w:pPr>
          </w:p>
        </w:tc>
        <w:tc>
          <w:tcPr>
            <w:tcW w:w="56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487DB48" w14:textId="77777777" w:rsidR="00725739" w:rsidRDefault="00725739">
            <w:pPr>
              <w:suppressAutoHyphens/>
              <w:spacing w:before="60" w:after="60"/>
              <w:rPr>
                <w:rFonts w:ascii="Calibri" w:hAnsi="Calibri" w:cs="CG Times (W1)"/>
                <w:color w:val="002060"/>
                <w:kern w:val="2"/>
                <w:u w:val="single"/>
                <w:lang w:eastAsia="ar-SA"/>
              </w:rPr>
            </w:pPr>
          </w:p>
        </w:tc>
      </w:tr>
      <w:tr w:rsidR="00725739" w14:paraId="1EADD654" w14:textId="77777777" w:rsidTr="00725739">
        <w:tc>
          <w:tcPr>
            <w:tcW w:w="42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2DFAEA1" w14:textId="77777777" w:rsidR="00725739" w:rsidRDefault="00725739">
            <w:pPr>
              <w:suppressAutoHyphens/>
              <w:spacing w:before="60" w:after="60"/>
              <w:rPr>
                <w:rFonts w:ascii="Calibri" w:hAnsi="Calibri" w:cs="CG Times (W1)"/>
                <w:color w:val="000000"/>
                <w:kern w:val="2"/>
                <w:lang w:eastAsia="ar-SA"/>
              </w:rPr>
            </w:pPr>
          </w:p>
        </w:tc>
        <w:tc>
          <w:tcPr>
            <w:tcW w:w="56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A3B4409" w14:textId="77777777" w:rsidR="00725739" w:rsidRDefault="00725739">
            <w:pPr>
              <w:suppressAutoHyphens/>
              <w:spacing w:before="60" w:after="60"/>
              <w:rPr>
                <w:rFonts w:ascii="Calibri" w:hAnsi="Calibri" w:cs="CG Times (W1)"/>
                <w:color w:val="002060"/>
                <w:kern w:val="2"/>
                <w:u w:val="single"/>
                <w:lang w:eastAsia="ar-SA"/>
              </w:rPr>
            </w:pPr>
          </w:p>
        </w:tc>
      </w:tr>
      <w:tr w:rsidR="00725739" w14:paraId="356E71BA" w14:textId="77777777" w:rsidTr="00725739">
        <w:tc>
          <w:tcPr>
            <w:tcW w:w="42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E040BD1" w14:textId="77777777" w:rsidR="00725739" w:rsidRDefault="00725739">
            <w:pPr>
              <w:suppressAutoHyphens/>
              <w:spacing w:before="60" w:after="60"/>
              <w:rPr>
                <w:rFonts w:ascii="Calibri" w:hAnsi="Calibri" w:cs="CG Times (W1)"/>
                <w:color w:val="000000"/>
                <w:kern w:val="2"/>
                <w:lang w:eastAsia="ar-SA"/>
              </w:rPr>
            </w:pPr>
          </w:p>
        </w:tc>
        <w:tc>
          <w:tcPr>
            <w:tcW w:w="56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C460659" w14:textId="77777777" w:rsidR="00725739" w:rsidRDefault="00725739">
            <w:pPr>
              <w:suppressAutoHyphens/>
              <w:spacing w:before="60" w:after="60"/>
              <w:rPr>
                <w:rFonts w:ascii="Calibri" w:hAnsi="Calibri" w:cs="CG Times (W1)"/>
                <w:color w:val="002060"/>
                <w:kern w:val="2"/>
                <w:u w:val="single"/>
                <w:lang w:eastAsia="ar-SA"/>
              </w:rPr>
            </w:pPr>
          </w:p>
        </w:tc>
      </w:tr>
    </w:tbl>
    <w:p w14:paraId="690DCDE6" w14:textId="77777777" w:rsidR="00725739" w:rsidRPr="00441BFB" w:rsidRDefault="00725739" w:rsidP="000E0CD1">
      <w:pPr>
        <w:widowControl/>
        <w:rPr>
          <w:rFonts w:ascii="Calibri" w:hAnsi="Calibri"/>
          <w:b/>
        </w:rPr>
      </w:pPr>
    </w:p>
    <w:sectPr w:rsidR="00725739" w:rsidRPr="00441BFB" w:rsidSect="0051263C">
      <w:headerReference w:type="default" r:id="rId11"/>
      <w:endnotePr>
        <w:numFmt w:val="decimal"/>
      </w:endnotePr>
      <w:pgSz w:w="11909" w:h="16834" w:code="9"/>
      <w:pgMar w:top="1242" w:right="1276" w:bottom="992" w:left="1151" w:header="720" w:footer="476" w:gutter="0"/>
      <w:cols w:space="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020552" w14:textId="77777777" w:rsidR="00422EA3" w:rsidRDefault="00422EA3" w:rsidP="00F95CC7">
      <w:r>
        <w:separator/>
      </w:r>
    </w:p>
  </w:endnote>
  <w:endnote w:type="continuationSeparator" w:id="0">
    <w:p w14:paraId="39A3B101" w14:textId="77777777" w:rsidR="00422EA3" w:rsidRDefault="00422EA3" w:rsidP="00F95C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G Times (W1)">
    <w:altName w:val="Times New Roman"/>
    <w:panose1 w:val="00000000000000000000"/>
    <w:charset w:val="00"/>
    <w:family w:val="roman"/>
    <w:notTrueType/>
    <w:pitch w:val="default"/>
    <w:sig w:usb0="03000000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FDE5E2" w14:textId="77777777" w:rsidR="009028B5" w:rsidRPr="003B22BC" w:rsidRDefault="0051263C" w:rsidP="005954BB">
    <w:pPr>
      <w:pStyle w:val="FooterLine"/>
      <w:tabs>
        <w:tab w:val="left" w:pos="4253"/>
      </w:tabs>
      <w:rPr>
        <w:rFonts w:ascii="Calibri" w:hAnsi="Calibri"/>
        <w:szCs w:val="16"/>
        <w:lang w:val="fr-BE"/>
      </w:rPr>
    </w:pPr>
    <w:proofErr w:type="gramStart"/>
    <w:r w:rsidRPr="00D44610">
      <w:rPr>
        <w:rFonts w:ascii="Calibri" w:hAnsi="Calibri" w:cs="Calibri"/>
        <w:color w:val="000000"/>
        <w:szCs w:val="16"/>
        <w:lang w:val="fr-BE"/>
      </w:rPr>
      <w:t>Date:</w:t>
    </w:r>
    <w:proofErr w:type="gramEnd"/>
    <w:r w:rsidRPr="00D44610">
      <w:rPr>
        <w:rFonts w:ascii="Calibri" w:hAnsi="Calibri" w:cs="Calibri"/>
        <w:color w:val="000000"/>
        <w:szCs w:val="16"/>
        <w:lang w:val="fr-BE"/>
      </w:rPr>
      <w:t xml:space="preserve"> </w:t>
    </w:r>
    <w:r w:rsidRPr="00D44610">
      <w:rPr>
        <w:rFonts w:ascii="Calibri" w:hAnsi="Calibri"/>
        <w:color w:val="984806"/>
        <w:lang w:val="fr-BE"/>
      </w:rPr>
      <w:t>&lt;Date&gt;</w:t>
    </w:r>
    <w:r w:rsidRPr="00D44610">
      <w:rPr>
        <w:rFonts w:ascii="Calibri" w:hAnsi="Calibri" w:cs="Calibri"/>
        <w:bCs/>
        <w:color w:val="1B6FB5"/>
        <w:lang w:val="fr-BE"/>
      </w:rPr>
      <w:t xml:space="preserve">                                         </w:t>
    </w:r>
    <w:r w:rsidR="00303953">
      <w:rPr>
        <w:rFonts w:ascii="Calibri" w:hAnsi="Calibri" w:cs="Calibri"/>
        <w:bCs/>
        <w:color w:val="1B6FB5"/>
        <w:lang w:val="fr-BE"/>
      </w:rPr>
      <w:t xml:space="preserve">               </w:t>
    </w:r>
    <w:r w:rsidR="005954BB" w:rsidRPr="003B22BC">
      <w:rPr>
        <w:rStyle w:val="Nmerodepgina"/>
        <w:rFonts w:ascii="Calibri" w:hAnsi="Calibri"/>
        <w:sz w:val="16"/>
        <w:szCs w:val="16"/>
        <w:lang w:val="fr-BE"/>
      </w:rPr>
      <w:t xml:space="preserve">                              </w:t>
    </w:r>
    <w:r w:rsidR="005954BB">
      <w:rPr>
        <w:rStyle w:val="Nmerodepgina"/>
        <w:rFonts w:ascii="Calibri" w:hAnsi="Calibri"/>
        <w:sz w:val="16"/>
        <w:szCs w:val="16"/>
        <w:lang w:val="fr-BE"/>
      </w:rPr>
      <w:t xml:space="preserve"> </w:t>
    </w:r>
    <w:r w:rsidR="005954BB" w:rsidRPr="003B22BC">
      <w:rPr>
        <w:rStyle w:val="Nmerodepgina"/>
        <w:rFonts w:ascii="Calibri" w:hAnsi="Calibri"/>
        <w:sz w:val="16"/>
        <w:szCs w:val="16"/>
        <w:lang w:val="fr-BE"/>
      </w:rPr>
      <w:t xml:space="preserve">  </w:t>
    </w:r>
    <w:r w:rsidR="005954BB" w:rsidRPr="003B22BC">
      <w:rPr>
        <w:rStyle w:val="Nmerodepgina"/>
        <w:rFonts w:ascii="Calibri" w:hAnsi="Calibri"/>
        <w:sz w:val="16"/>
        <w:szCs w:val="16"/>
      </w:rPr>
      <w:fldChar w:fldCharType="begin"/>
    </w:r>
    <w:r w:rsidR="005954BB" w:rsidRPr="003B22BC">
      <w:rPr>
        <w:rStyle w:val="Nmerodepgina"/>
        <w:rFonts w:ascii="Calibri" w:hAnsi="Calibri"/>
        <w:sz w:val="16"/>
        <w:szCs w:val="16"/>
        <w:lang w:val="fr-BE"/>
      </w:rPr>
      <w:instrText xml:space="preserve"> PAGE </w:instrText>
    </w:r>
    <w:r w:rsidR="005954BB" w:rsidRPr="003B22BC">
      <w:rPr>
        <w:rStyle w:val="Nmerodepgina"/>
        <w:rFonts w:ascii="Calibri" w:hAnsi="Calibri"/>
        <w:sz w:val="16"/>
        <w:szCs w:val="16"/>
      </w:rPr>
      <w:fldChar w:fldCharType="separate"/>
    </w:r>
    <w:r w:rsidR="0052492E">
      <w:rPr>
        <w:rStyle w:val="Nmerodepgina"/>
        <w:rFonts w:ascii="Calibri" w:hAnsi="Calibri"/>
        <w:noProof/>
        <w:sz w:val="16"/>
        <w:szCs w:val="16"/>
        <w:lang w:val="fr-BE"/>
      </w:rPr>
      <w:t>1</w:t>
    </w:r>
    <w:r w:rsidR="005954BB" w:rsidRPr="003B22BC">
      <w:rPr>
        <w:rStyle w:val="Nmerodepgina"/>
        <w:rFonts w:ascii="Calibri" w:hAnsi="Calibri"/>
        <w:sz w:val="16"/>
        <w:szCs w:val="16"/>
      </w:rPr>
      <w:fldChar w:fldCharType="end"/>
    </w:r>
    <w:r w:rsidR="005954BB" w:rsidRPr="003B22BC">
      <w:rPr>
        <w:rStyle w:val="Nmerodepgina"/>
        <w:rFonts w:ascii="Calibri" w:hAnsi="Calibri"/>
        <w:sz w:val="16"/>
        <w:szCs w:val="16"/>
        <w:lang w:val="fr-BE"/>
      </w:rPr>
      <w:t xml:space="preserve"> / </w:t>
    </w:r>
    <w:r w:rsidR="005954BB" w:rsidRPr="003B22BC">
      <w:rPr>
        <w:rStyle w:val="Nmerodepgina"/>
        <w:rFonts w:ascii="Calibri" w:hAnsi="Calibri"/>
        <w:snapToGrid w:val="0"/>
        <w:sz w:val="16"/>
        <w:szCs w:val="16"/>
      </w:rPr>
      <w:fldChar w:fldCharType="begin"/>
    </w:r>
    <w:r w:rsidR="005954BB" w:rsidRPr="003B22BC">
      <w:rPr>
        <w:rStyle w:val="Nmerodepgina"/>
        <w:rFonts w:ascii="Calibri" w:hAnsi="Calibri"/>
        <w:snapToGrid w:val="0"/>
        <w:sz w:val="16"/>
        <w:szCs w:val="16"/>
        <w:lang w:val="fr-BE"/>
      </w:rPr>
      <w:instrText xml:space="preserve"> NUMPAGES </w:instrText>
    </w:r>
    <w:r w:rsidR="005954BB" w:rsidRPr="003B22BC">
      <w:rPr>
        <w:rStyle w:val="Nmerodepgina"/>
        <w:rFonts w:ascii="Calibri" w:hAnsi="Calibri"/>
        <w:snapToGrid w:val="0"/>
        <w:sz w:val="16"/>
        <w:szCs w:val="16"/>
      </w:rPr>
      <w:fldChar w:fldCharType="separate"/>
    </w:r>
    <w:r w:rsidR="0052492E">
      <w:rPr>
        <w:rStyle w:val="Nmerodepgina"/>
        <w:rFonts w:ascii="Calibri" w:hAnsi="Calibri"/>
        <w:noProof/>
        <w:snapToGrid w:val="0"/>
        <w:sz w:val="16"/>
        <w:szCs w:val="16"/>
        <w:lang w:val="fr-BE"/>
      </w:rPr>
      <w:t>2</w:t>
    </w:r>
    <w:r w:rsidR="005954BB" w:rsidRPr="003B22BC">
      <w:rPr>
        <w:rStyle w:val="Nmerodepgina"/>
        <w:rFonts w:ascii="Calibri" w:hAnsi="Calibri"/>
        <w:snapToGrid w:val="0"/>
        <w:sz w:val="16"/>
        <w:szCs w:val="16"/>
      </w:rPr>
      <w:fldChar w:fldCharType="end"/>
    </w:r>
    <w:r w:rsidR="005954BB">
      <w:rPr>
        <w:rFonts w:ascii="Calibri" w:hAnsi="Calibri" w:cs="Calibri"/>
        <w:bCs/>
        <w:color w:val="1B6FB5"/>
        <w:lang w:val="fr-BE"/>
      </w:rPr>
      <w:tab/>
    </w:r>
    <w:r w:rsidR="00303953" w:rsidRPr="005954BB">
      <w:rPr>
        <w:rFonts w:ascii="Calibri" w:hAnsi="Calibri" w:cs="Calibri"/>
        <w:bCs/>
        <w:lang w:val="fr-BE"/>
      </w:rPr>
      <w:t xml:space="preserve"> </w:t>
    </w:r>
    <w:r w:rsidR="005954BB" w:rsidRPr="005954BB">
      <w:rPr>
        <w:rFonts w:ascii="Calibri" w:hAnsi="Calibri" w:cs="Calibri"/>
        <w:bCs/>
        <w:lang w:val="fr-BE"/>
      </w:rPr>
      <w:t xml:space="preserve">Doc. </w:t>
    </w:r>
    <w:proofErr w:type="gramStart"/>
    <w:r w:rsidRPr="005954BB">
      <w:rPr>
        <w:rFonts w:ascii="Calibri" w:hAnsi="Calibri" w:cs="Calibri"/>
        <w:szCs w:val="16"/>
        <w:lang w:val="fr-BE"/>
      </w:rPr>
      <w:t>Version</w:t>
    </w:r>
    <w:r w:rsidRPr="00D44610">
      <w:rPr>
        <w:rFonts w:ascii="Calibri" w:hAnsi="Calibri" w:cs="Calibri"/>
        <w:color w:val="000000"/>
        <w:szCs w:val="16"/>
        <w:lang w:val="fr-BE"/>
      </w:rPr>
      <w:t>:</w:t>
    </w:r>
    <w:proofErr w:type="gramEnd"/>
    <w:r w:rsidRPr="00D44610">
      <w:rPr>
        <w:rFonts w:ascii="Calibri" w:eastAsia="PMingLiU" w:hAnsi="Calibri" w:cs="Calibri"/>
        <w:color w:val="1B6FB5"/>
        <w:szCs w:val="16"/>
        <w:lang w:val="fr-BE"/>
      </w:rPr>
      <w:t xml:space="preserve"> </w:t>
    </w:r>
    <w:r w:rsidRPr="00D44610">
      <w:rPr>
        <w:rFonts w:ascii="Calibri" w:hAnsi="Calibri"/>
        <w:color w:val="984806"/>
        <w:lang w:val="fr-BE"/>
      </w:rPr>
      <w:t>&lt;Version&gt;</w:t>
    </w:r>
    <w:r w:rsidRPr="00D44610">
      <w:rPr>
        <w:rFonts w:ascii="Calibri" w:eastAsia="PMingLiU" w:hAnsi="Calibri" w:cs="Calibri"/>
        <w:color w:val="1B6FB5"/>
        <w:szCs w:val="16"/>
        <w:lang w:val="fr-BE"/>
      </w:rPr>
      <w:t xml:space="preserve">  </w:t>
    </w:r>
    <w:r w:rsidRPr="00D44610">
      <w:rPr>
        <w:rStyle w:val="Nmerodepgina"/>
        <w:rFonts w:ascii="Calibri" w:hAnsi="Calibri"/>
        <w:lang w:val="fr-BE"/>
      </w:rPr>
      <w:t xml:space="preserve"> </w:t>
    </w:r>
    <w:r w:rsidRPr="00D44610">
      <w:rPr>
        <w:rStyle w:val="Nmerodepgina"/>
        <w:rFonts w:ascii="Calibri" w:hAnsi="Calibri"/>
        <w:lang w:val="fr-BE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6E62BB" w14:textId="77777777" w:rsidR="00422EA3" w:rsidRDefault="00422EA3" w:rsidP="00F95CC7">
      <w:r>
        <w:separator/>
      </w:r>
    </w:p>
  </w:footnote>
  <w:footnote w:type="continuationSeparator" w:id="0">
    <w:p w14:paraId="72474E63" w14:textId="77777777" w:rsidR="00422EA3" w:rsidRDefault="00422EA3" w:rsidP="00F95C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D0B475" w14:textId="299D5AC6" w:rsidR="009028B5" w:rsidRPr="00890FFE" w:rsidRDefault="0051263C" w:rsidP="0098192A">
    <w:pPr>
      <w:widowControl/>
      <w:tabs>
        <w:tab w:val="center" w:pos="4536"/>
        <w:tab w:val="right" w:pos="9072"/>
      </w:tabs>
      <w:spacing w:after="200" w:line="276" w:lineRule="auto"/>
      <w:jc w:val="right"/>
      <w:rPr>
        <w:rFonts w:asciiTheme="minorHAnsi" w:hAnsiTheme="minorHAnsi" w:cstheme="minorHAnsi"/>
        <w:noProof/>
        <w:sz w:val="18"/>
        <w:szCs w:val="18"/>
        <w:lang w:eastAsia="en-GB"/>
      </w:rPr>
    </w:pPr>
    <w:r>
      <w:rPr>
        <w:rFonts w:asciiTheme="minorHAnsi" w:eastAsia="PMingLiU" w:hAnsiTheme="minorHAnsi" w:cstheme="minorHAnsi"/>
        <w:noProof/>
        <w:color w:val="984806" w:themeColor="accent6" w:themeShade="80"/>
        <w:sz w:val="18"/>
        <w:szCs w:val="18"/>
        <w:lang w:val="fr-BE" w:eastAsia="fr-BE"/>
      </w:rPr>
      <w:drawing>
        <wp:anchor distT="0" distB="0" distL="114300" distR="114300" simplePos="0" relativeHeight="251659264" behindDoc="1" locked="0" layoutInCell="0" allowOverlap="1" wp14:anchorId="7E01CF07" wp14:editId="26704D89">
          <wp:simplePos x="0" y="0"/>
          <wp:positionH relativeFrom="column">
            <wp:posOffset>-90805</wp:posOffset>
          </wp:positionH>
          <wp:positionV relativeFrom="paragraph">
            <wp:posOffset>-131445</wp:posOffset>
          </wp:positionV>
          <wp:extent cx="800100" cy="555625"/>
          <wp:effectExtent l="0" t="0" r="0" b="0"/>
          <wp:wrapTight wrapText="bothSides">
            <wp:wrapPolygon edited="0">
              <wp:start x="0" y="0"/>
              <wp:lineTo x="0" y="20736"/>
              <wp:lineTo x="21086" y="20736"/>
              <wp:lineTo x="21086" y="0"/>
              <wp:lineTo x="0" y="0"/>
            </wp:wrapPolygon>
          </wp:wrapTight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0100" cy="5556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75FF9">
      <w:rPr>
        <w:rFonts w:asciiTheme="minorHAnsi" w:eastAsia="PMingLiU" w:hAnsiTheme="minorHAnsi" w:cstheme="minorHAnsi"/>
        <w:color w:val="984806" w:themeColor="accent6" w:themeShade="80"/>
        <w:sz w:val="18"/>
        <w:szCs w:val="18"/>
      </w:rPr>
      <w:t>&lt;Project Name</w:t>
    </w:r>
    <w:proofErr w:type="gramStart"/>
    <w:r w:rsidR="00C75FF9">
      <w:rPr>
        <w:rFonts w:asciiTheme="minorHAnsi" w:eastAsia="PMingLiU" w:hAnsiTheme="minorHAnsi" w:cstheme="minorHAnsi"/>
        <w:color w:val="984806" w:themeColor="accent6" w:themeShade="80"/>
        <w:sz w:val="18"/>
        <w:szCs w:val="18"/>
      </w:rPr>
      <w:t>&gt;</w:t>
    </w:r>
    <w:r w:rsidR="009028B5" w:rsidRPr="00890FFE">
      <w:rPr>
        <w:rFonts w:asciiTheme="minorHAnsi" w:eastAsia="Calibri" w:hAnsiTheme="minorHAnsi" w:cstheme="minorHAnsi"/>
        <w:noProof/>
        <w:sz w:val="18"/>
        <w:szCs w:val="18"/>
        <w:lang w:eastAsia="en-GB"/>
      </w:rPr>
      <w:t xml:space="preserve"> </w:t>
    </w:r>
    <w:r w:rsidR="00303953">
      <w:rPr>
        <w:rFonts w:asciiTheme="minorHAnsi" w:eastAsia="Calibri" w:hAnsiTheme="minorHAnsi" w:cstheme="minorHAnsi"/>
        <w:noProof/>
        <w:sz w:val="18"/>
        <w:szCs w:val="18"/>
        <w:lang w:eastAsia="en-GB"/>
      </w:rPr>
      <w:t xml:space="preserve"> </w:t>
    </w:r>
    <w:r w:rsidR="009028B5" w:rsidRPr="00890FFE">
      <w:rPr>
        <w:rFonts w:asciiTheme="minorHAnsi" w:eastAsia="PMingLiU" w:hAnsiTheme="minorHAnsi" w:cstheme="minorHAnsi"/>
        <w:sz w:val="18"/>
        <w:szCs w:val="18"/>
      </w:rPr>
      <w:t>Minutes</w:t>
    </w:r>
    <w:proofErr w:type="gramEnd"/>
    <w:r w:rsidR="009028B5" w:rsidRPr="00890FFE">
      <w:rPr>
        <w:rFonts w:asciiTheme="minorHAnsi" w:eastAsia="PMingLiU" w:hAnsiTheme="minorHAnsi" w:cstheme="minorHAnsi"/>
        <w:sz w:val="18"/>
        <w:szCs w:val="18"/>
      </w:rPr>
      <w:t xml:space="preserve"> of Meeting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101013" w14:textId="46FC5660" w:rsidR="0051263C" w:rsidRPr="00890FFE" w:rsidRDefault="00C75FF9" w:rsidP="0098192A">
    <w:pPr>
      <w:widowControl/>
      <w:tabs>
        <w:tab w:val="center" w:pos="4536"/>
        <w:tab w:val="right" w:pos="9072"/>
      </w:tabs>
      <w:spacing w:after="200" w:line="276" w:lineRule="auto"/>
      <w:jc w:val="right"/>
      <w:rPr>
        <w:rFonts w:asciiTheme="minorHAnsi" w:hAnsiTheme="minorHAnsi" w:cstheme="minorHAnsi"/>
        <w:noProof/>
        <w:sz w:val="18"/>
        <w:szCs w:val="18"/>
        <w:lang w:eastAsia="en-GB"/>
      </w:rPr>
    </w:pPr>
    <w:r>
      <w:rPr>
        <w:rFonts w:asciiTheme="minorHAnsi" w:eastAsia="PMingLiU" w:hAnsiTheme="minorHAnsi" w:cstheme="minorHAnsi"/>
        <w:color w:val="984806" w:themeColor="accent6" w:themeShade="80"/>
        <w:sz w:val="18"/>
        <w:szCs w:val="18"/>
      </w:rPr>
      <w:t>&lt;Project Name&gt;</w:t>
    </w:r>
    <w:r w:rsidR="0051263C" w:rsidRPr="00890FFE">
      <w:rPr>
        <w:rFonts w:asciiTheme="minorHAnsi" w:eastAsia="Calibri" w:hAnsiTheme="minorHAnsi" w:cstheme="minorHAnsi"/>
        <w:noProof/>
        <w:sz w:val="18"/>
        <w:szCs w:val="18"/>
        <w:lang w:eastAsia="en-GB"/>
      </w:rPr>
      <w:t xml:space="preserve"> </w:t>
    </w:r>
    <w:r w:rsidR="0051263C" w:rsidRPr="00890FFE">
      <w:rPr>
        <w:rFonts w:asciiTheme="minorHAnsi" w:eastAsia="PMingLiU" w:hAnsiTheme="minorHAnsi" w:cstheme="minorHAnsi"/>
        <w:sz w:val="18"/>
        <w:szCs w:val="18"/>
      </w:rPr>
      <w:t>Minutes of Meeting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8" type="#_x0000_t75" style="width:11.4pt;height:9pt" o:bullet="t">
        <v:imagedata r:id="rId1" o:title="BD21295_"/>
      </v:shape>
    </w:pict>
  </w:numPicBullet>
  <w:abstractNum w:abstractNumId="0" w15:restartNumberingAfterBreak="0">
    <w:nsid w:val="0FF7369D"/>
    <w:multiLevelType w:val="hybridMultilevel"/>
    <w:tmpl w:val="DAC0AD9A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D8294D"/>
    <w:multiLevelType w:val="hybridMultilevel"/>
    <w:tmpl w:val="787A5D28"/>
    <w:lvl w:ilvl="0" w:tplc="A10612C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454214"/>
    <w:multiLevelType w:val="hybridMultilevel"/>
    <w:tmpl w:val="661C9CD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F44872"/>
    <w:multiLevelType w:val="hybridMultilevel"/>
    <w:tmpl w:val="E796E90E"/>
    <w:lvl w:ilvl="0" w:tplc="A10612C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357E90"/>
    <w:multiLevelType w:val="hybridMultilevel"/>
    <w:tmpl w:val="5386A8FC"/>
    <w:lvl w:ilvl="0" w:tplc="A10612C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DE5DF7"/>
    <w:multiLevelType w:val="hybridMultilevel"/>
    <w:tmpl w:val="0DBAFC3E"/>
    <w:lvl w:ilvl="0" w:tplc="A10612C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286AB4"/>
    <w:multiLevelType w:val="hybridMultilevel"/>
    <w:tmpl w:val="95100E24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EE2BA8"/>
    <w:multiLevelType w:val="hybridMultilevel"/>
    <w:tmpl w:val="EB1A08DA"/>
    <w:lvl w:ilvl="0" w:tplc="A10612C2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40C91B31"/>
    <w:multiLevelType w:val="hybridMultilevel"/>
    <w:tmpl w:val="C706E072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BC0143"/>
    <w:multiLevelType w:val="hybridMultilevel"/>
    <w:tmpl w:val="507ABBE2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9973E3"/>
    <w:multiLevelType w:val="hybridMultilevel"/>
    <w:tmpl w:val="498CD16C"/>
    <w:lvl w:ilvl="0" w:tplc="A10612C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7C76ECE"/>
    <w:multiLevelType w:val="hybridMultilevel"/>
    <w:tmpl w:val="77602D50"/>
    <w:lvl w:ilvl="0" w:tplc="20D042D0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A612578"/>
    <w:multiLevelType w:val="hybridMultilevel"/>
    <w:tmpl w:val="59BE4A94"/>
    <w:lvl w:ilvl="0" w:tplc="08090001">
      <w:start w:val="1"/>
      <w:numFmt w:val="bullet"/>
      <w:lvlText w:val=""/>
      <w:lvlJc w:val="left"/>
      <w:pPr>
        <w:tabs>
          <w:tab w:val="num" w:pos="795"/>
        </w:tabs>
        <w:ind w:left="79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515"/>
        </w:tabs>
        <w:ind w:left="151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235"/>
        </w:tabs>
        <w:ind w:left="223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955"/>
        </w:tabs>
        <w:ind w:left="295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75"/>
        </w:tabs>
        <w:ind w:left="367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95"/>
        </w:tabs>
        <w:ind w:left="439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115"/>
        </w:tabs>
        <w:ind w:left="511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835"/>
        </w:tabs>
        <w:ind w:left="583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555"/>
        </w:tabs>
        <w:ind w:left="6555" w:hanging="360"/>
      </w:pPr>
      <w:rPr>
        <w:rFonts w:ascii="Wingdings" w:hAnsi="Wingdings" w:hint="default"/>
      </w:rPr>
    </w:lvl>
  </w:abstractNum>
  <w:abstractNum w:abstractNumId="13" w15:restartNumberingAfterBreak="0">
    <w:nsid w:val="4EA2625B"/>
    <w:multiLevelType w:val="hybridMultilevel"/>
    <w:tmpl w:val="F2D6C176"/>
    <w:lvl w:ilvl="0" w:tplc="08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26D6A9B"/>
    <w:multiLevelType w:val="hybridMultilevel"/>
    <w:tmpl w:val="01A2E988"/>
    <w:lvl w:ilvl="0" w:tplc="A10612C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3EB18A3"/>
    <w:multiLevelType w:val="hybridMultilevel"/>
    <w:tmpl w:val="9F96D262"/>
    <w:lvl w:ilvl="0" w:tplc="A10612C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4713625"/>
    <w:multiLevelType w:val="hybridMultilevel"/>
    <w:tmpl w:val="894806A6"/>
    <w:lvl w:ilvl="0" w:tplc="896A0E94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CAB4B4C"/>
    <w:multiLevelType w:val="hybridMultilevel"/>
    <w:tmpl w:val="FC54D100"/>
    <w:lvl w:ilvl="0" w:tplc="A10612C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D844F2F"/>
    <w:multiLevelType w:val="hybridMultilevel"/>
    <w:tmpl w:val="1AD485C6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38D6776"/>
    <w:multiLevelType w:val="hybridMultilevel"/>
    <w:tmpl w:val="ADF64EE2"/>
    <w:lvl w:ilvl="0" w:tplc="A10612C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5E55B13"/>
    <w:multiLevelType w:val="hybridMultilevel"/>
    <w:tmpl w:val="7F52DAA2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A2611DB"/>
    <w:multiLevelType w:val="hybridMultilevel"/>
    <w:tmpl w:val="4CAAAD30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BBA1ABD"/>
    <w:multiLevelType w:val="hybridMultilevel"/>
    <w:tmpl w:val="E528E5EC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70D70F1"/>
    <w:multiLevelType w:val="hybridMultilevel"/>
    <w:tmpl w:val="6160293E"/>
    <w:lvl w:ilvl="0" w:tplc="A10612C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79032B8"/>
    <w:multiLevelType w:val="hybridMultilevel"/>
    <w:tmpl w:val="0A74675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8511C12"/>
    <w:multiLevelType w:val="hybridMultilevel"/>
    <w:tmpl w:val="379A5790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9B2012C"/>
    <w:multiLevelType w:val="hybridMultilevel"/>
    <w:tmpl w:val="62E8ED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pStyle w:val="StyleStyleHeading212ptJustified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A4504D0"/>
    <w:multiLevelType w:val="hybridMultilevel"/>
    <w:tmpl w:val="ABF0B1C0"/>
    <w:lvl w:ilvl="0" w:tplc="A10612C2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7AB12ABE"/>
    <w:multiLevelType w:val="hybridMultilevel"/>
    <w:tmpl w:val="F6B64942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7CF462E5"/>
    <w:multiLevelType w:val="hybridMultilevel"/>
    <w:tmpl w:val="86921A2E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F1634C9"/>
    <w:multiLevelType w:val="hybridMultilevel"/>
    <w:tmpl w:val="70829D4A"/>
    <w:lvl w:ilvl="0" w:tplc="A10612C2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 w16cid:durableId="1641035352">
    <w:abstractNumId w:val="18"/>
  </w:num>
  <w:num w:numId="2" w16cid:durableId="820463835">
    <w:abstractNumId w:val="13"/>
  </w:num>
  <w:num w:numId="3" w16cid:durableId="1018384243">
    <w:abstractNumId w:val="29"/>
  </w:num>
  <w:num w:numId="4" w16cid:durableId="950627470">
    <w:abstractNumId w:val="20"/>
  </w:num>
  <w:num w:numId="5" w16cid:durableId="1853369958">
    <w:abstractNumId w:val="25"/>
  </w:num>
  <w:num w:numId="6" w16cid:durableId="1099788994">
    <w:abstractNumId w:val="22"/>
  </w:num>
  <w:num w:numId="7" w16cid:durableId="1575630081">
    <w:abstractNumId w:val="12"/>
  </w:num>
  <w:num w:numId="8" w16cid:durableId="215628456">
    <w:abstractNumId w:val="6"/>
  </w:num>
  <w:num w:numId="9" w16cid:durableId="448008498">
    <w:abstractNumId w:val="9"/>
  </w:num>
  <w:num w:numId="10" w16cid:durableId="1866094633">
    <w:abstractNumId w:val="8"/>
  </w:num>
  <w:num w:numId="11" w16cid:durableId="876167071">
    <w:abstractNumId w:val="0"/>
  </w:num>
  <w:num w:numId="12" w16cid:durableId="2013944667">
    <w:abstractNumId w:val="21"/>
  </w:num>
  <w:num w:numId="13" w16cid:durableId="1967812302">
    <w:abstractNumId w:val="17"/>
  </w:num>
  <w:num w:numId="14" w16cid:durableId="438723555">
    <w:abstractNumId w:val="28"/>
  </w:num>
  <w:num w:numId="15" w16cid:durableId="553666407">
    <w:abstractNumId w:val="19"/>
  </w:num>
  <w:num w:numId="16" w16cid:durableId="1474519006">
    <w:abstractNumId w:val="5"/>
  </w:num>
  <w:num w:numId="17" w16cid:durableId="2092196315">
    <w:abstractNumId w:val="7"/>
  </w:num>
  <w:num w:numId="18" w16cid:durableId="431439387">
    <w:abstractNumId w:val="30"/>
  </w:num>
  <w:num w:numId="19" w16cid:durableId="1849371833">
    <w:abstractNumId w:val="23"/>
  </w:num>
  <w:num w:numId="20" w16cid:durableId="1229726031">
    <w:abstractNumId w:val="14"/>
  </w:num>
  <w:num w:numId="21" w16cid:durableId="1955751909">
    <w:abstractNumId w:val="15"/>
  </w:num>
  <w:num w:numId="22" w16cid:durableId="2066945040">
    <w:abstractNumId w:val="4"/>
  </w:num>
  <w:num w:numId="23" w16cid:durableId="633175395">
    <w:abstractNumId w:val="3"/>
  </w:num>
  <w:num w:numId="24" w16cid:durableId="949891653">
    <w:abstractNumId w:val="1"/>
  </w:num>
  <w:num w:numId="25" w16cid:durableId="865411408">
    <w:abstractNumId w:val="10"/>
  </w:num>
  <w:num w:numId="26" w16cid:durableId="279263943">
    <w:abstractNumId w:val="27"/>
  </w:num>
  <w:num w:numId="27" w16cid:durableId="860585694">
    <w:abstractNumId w:val="26"/>
  </w:num>
  <w:num w:numId="28" w16cid:durableId="2067143175">
    <w:abstractNumId w:val="16"/>
  </w:num>
  <w:num w:numId="29" w16cid:durableId="66997610">
    <w:abstractNumId w:val="11"/>
  </w:num>
  <w:num w:numId="30" w16cid:durableId="1142770772">
    <w:abstractNumId w:val="24"/>
  </w:num>
  <w:num w:numId="31" w16cid:durableId="1811365325">
    <w:abstractNumId w:val="2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displayBackgroundShap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20"/>
  <w:hyphenationZone w:val="425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CC7"/>
    <w:rsid w:val="0000015E"/>
    <w:rsid w:val="00001DE1"/>
    <w:rsid w:val="00002B90"/>
    <w:rsid w:val="00007717"/>
    <w:rsid w:val="00010B44"/>
    <w:rsid w:val="00011C1D"/>
    <w:rsid w:val="00013184"/>
    <w:rsid w:val="00015B4E"/>
    <w:rsid w:val="000162CC"/>
    <w:rsid w:val="00016A9C"/>
    <w:rsid w:val="0001736F"/>
    <w:rsid w:val="0002073B"/>
    <w:rsid w:val="00023184"/>
    <w:rsid w:val="00026018"/>
    <w:rsid w:val="00026F89"/>
    <w:rsid w:val="00031806"/>
    <w:rsid w:val="00031B79"/>
    <w:rsid w:val="00032139"/>
    <w:rsid w:val="0003261B"/>
    <w:rsid w:val="00034297"/>
    <w:rsid w:val="00037251"/>
    <w:rsid w:val="0004049D"/>
    <w:rsid w:val="00040BBD"/>
    <w:rsid w:val="0004586E"/>
    <w:rsid w:val="000506BB"/>
    <w:rsid w:val="000507A2"/>
    <w:rsid w:val="0005115A"/>
    <w:rsid w:val="00051AAB"/>
    <w:rsid w:val="00054565"/>
    <w:rsid w:val="000554A9"/>
    <w:rsid w:val="00065751"/>
    <w:rsid w:val="00065B1D"/>
    <w:rsid w:val="0006735D"/>
    <w:rsid w:val="00072D30"/>
    <w:rsid w:val="000766E8"/>
    <w:rsid w:val="0008089E"/>
    <w:rsid w:val="000810E8"/>
    <w:rsid w:val="000824EF"/>
    <w:rsid w:val="00082D12"/>
    <w:rsid w:val="00082FD5"/>
    <w:rsid w:val="00084725"/>
    <w:rsid w:val="00084A7D"/>
    <w:rsid w:val="000852FC"/>
    <w:rsid w:val="00091DDE"/>
    <w:rsid w:val="00092E78"/>
    <w:rsid w:val="00093078"/>
    <w:rsid w:val="000941EA"/>
    <w:rsid w:val="00097A57"/>
    <w:rsid w:val="000A08CB"/>
    <w:rsid w:val="000A1705"/>
    <w:rsid w:val="000A356E"/>
    <w:rsid w:val="000A3A09"/>
    <w:rsid w:val="000A411C"/>
    <w:rsid w:val="000B16B6"/>
    <w:rsid w:val="000B1AB4"/>
    <w:rsid w:val="000C07CD"/>
    <w:rsid w:val="000C1F86"/>
    <w:rsid w:val="000D109C"/>
    <w:rsid w:val="000D24F1"/>
    <w:rsid w:val="000D458A"/>
    <w:rsid w:val="000E0CD1"/>
    <w:rsid w:val="000E1B0E"/>
    <w:rsid w:val="000E5EBC"/>
    <w:rsid w:val="000F0A57"/>
    <w:rsid w:val="000F1F2E"/>
    <w:rsid w:val="000F2964"/>
    <w:rsid w:val="000F4EA8"/>
    <w:rsid w:val="000F5418"/>
    <w:rsid w:val="000F690B"/>
    <w:rsid w:val="000F7FEC"/>
    <w:rsid w:val="00103522"/>
    <w:rsid w:val="00103CC2"/>
    <w:rsid w:val="00104787"/>
    <w:rsid w:val="00104C15"/>
    <w:rsid w:val="00105B4C"/>
    <w:rsid w:val="001122B7"/>
    <w:rsid w:val="00116FB4"/>
    <w:rsid w:val="001213B9"/>
    <w:rsid w:val="001225AD"/>
    <w:rsid w:val="00122EC8"/>
    <w:rsid w:val="0012386A"/>
    <w:rsid w:val="00123DD8"/>
    <w:rsid w:val="00124195"/>
    <w:rsid w:val="00132AAA"/>
    <w:rsid w:val="00134C6A"/>
    <w:rsid w:val="00135BC0"/>
    <w:rsid w:val="00137729"/>
    <w:rsid w:val="00141A95"/>
    <w:rsid w:val="00146E07"/>
    <w:rsid w:val="00146E1F"/>
    <w:rsid w:val="00146F20"/>
    <w:rsid w:val="0014701E"/>
    <w:rsid w:val="00147B94"/>
    <w:rsid w:val="00152426"/>
    <w:rsid w:val="00154C37"/>
    <w:rsid w:val="0015509E"/>
    <w:rsid w:val="001554B8"/>
    <w:rsid w:val="00161F9D"/>
    <w:rsid w:val="00162385"/>
    <w:rsid w:val="00174679"/>
    <w:rsid w:val="00175CE6"/>
    <w:rsid w:val="00175D74"/>
    <w:rsid w:val="001763CD"/>
    <w:rsid w:val="001803D1"/>
    <w:rsid w:val="00181396"/>
    <w:rsid w:val="00193BFD"/>
    <w:rsid w:val="001947A8"/>
    <w:rsid w:val="001B11C8"/>
    <w:rsid w:val="001B11FC"/>
    <w:rsid w:val="001B1274"/>
    <w:rsid w:val="001B25A3"/>
    <w:rsid w:val="001B4505"/>
    <w:rsid w:val="001B6AD0"/>
    <w:rsid w:val="001B7371"/>
    <w:rsid w:val="001B76BA"/>
    <w:rsid w:val="001C1850"/>
    <w:rsid w:val="001C2838"/>
    <w:rsid w:val="001C29FF"/>
    <w:rsid w:val="001C3109"/>
    <w:rsid w:val="001C3926"/>
    <w:rsid w:val="001C4CB6"/>
    <w:rsid w:val="001C519C"/>
    <w:rsid w:val="001C7BD9"/>
    <w:rsid w:val="001D2FDC"/>
    <w:rsid w:val="001D534B"/>
    <w:rsid w:val="001D5F25"/>
    <w:rsid w:val="001E1615"/>
    <w:rsid w:val="001E2360"/>
    <w:rsid w:val="001E30C0"/>
    <w:rsid w:val="001E39EB"/>
    <w:rsid w:val="001E6EF8"/>
    <w:rsid w:val="001E74A2"/>
    <w:rsid w:val="001F0728"/>
    <w:rsid w:val="001F2526"/>
    <w:rsid w:val="001F373D"/>
    <w:rsid w:val="00200A3F"/>
    <w:rsid w:val="00206077"/>
    <w:rsid w:val="00206506"/>
    <w:rsid w:val="00210C8E"/>
    <w:rsid w:val="00212F2F"/>
    <w:rsid w:val="00216C3B"/>
    <w:rsid w:val="002173B0"/>
    <w:rsid w:val="00223205"/>
    <w:rsid w:val="00224448"/>
    <w:rsid w:val="002261FC"/>
    <w:rsid w:val="0023160F"/>
    <w:rsid w:val="00236CAD"/>
    <w:rsid w:val="00237682"/>
    <w:rsid w:val="00240238"/>
    <w:rsid w:val="0024052C"/>
    <w:rsid w:val="00241E21"/>
    <w:rsid w:val="002543D2"/>
    <w:rsid w:val="002568F6"/>
    <w:rsid w:val="00257473"/>
    <w:rsid w:val="00261863"/>
    <w:rsid w:val="00261963"/>
    <w:rsid w:val="00262F98"/>
    <w:rsid w:val="00263911"/>
    <w:rsid w:val="00264422"/>
    <w:rsid w:val="00271DAE"/>
    <w:rsid w:val="00274171"/>
    <w:rsid w:val="00274ADE"/>
    <w:rsid w:val="00275A48"/>
    <w:rsid w:val="002812F3"/>
    <w:rsid w:val="0028575B"/>
    <w:rsid w:val="0028576E"/>
    <w:rsid w:val="00291277"/>
    <w:rsid w:val="002940F6"/>
    <w:rsid w:val="00295ABB"/>
    <w:rsid w:val="002A5B3E"/>
    <w:rsid w:val="002A79F8"/>
    <w:rsid w:val="002B0EDB"/>
    <w:rsid w:val="002B5DB0"/>
    <w:rsid w:val="002B7A43"/>
    <w:rsid w:val="002C1312"/>
    <w:rsid w:val="002C13E9"/>
    <w:rsid w:val="002C19D1"/>
    <w:rsid w:val="002C495D"/>
    <w:rsid w:val="002C5058"/>
    <w:rsid w:val="002C539E"/>
    <w:rsid w:val="002C69C2"/>
    <w:rsid w:val="002C6FA0"/>
    <w:rsid w:val="002D21E3"/>
    <w:rsid w:val="002D2F3E"/>
    <w:rsid w:val="002D3FFD"/>
    <w:rsid w:val="002D61E0"/>
    <w:rsid w:val="002E0C18"/>
    <w:rsid w:val="002E3CA1"/>
    <w:rsid w:val="002E571C"/>
    <w:rsid w:val="002E7FA1"/>
    <w:rsid w:val="002F0A63"/>
    <w:rsid w:val="002F19CB"/>
    <w:rsid w:val="002F1DDC"/>
    <w:rsid w:val="002F4408"/>
    <w:rsid w:val="002F44D0"/>
    <w:rsid w:val="002F703B"/>
    <w:rsid w:val="002F7C99"/>
    <w:rsid w:val="002F7F0C"/>
    <w:rsid w:val="00300976"/>
    <w:rsid w:val="00303953"/>
    <w:rsid w:val="00304942"/>
    <w:rsid w:val="003118BC"/>
    <w:rsid w:val="00312073"/>
    <w:rsid w:val="003124E1"/>
    <w:rsid w:val="00313495"/>
    <w:rsid w:val="00314623"/>
    <w:rsid w:val="003157B4"/>
    <w:rsid w:val="00324051"/>
    <w:rsid w:val="003259F0"/>
    <w:rsid w:val="003279EF"/>
    <w:rsid w:val="003305B5"/>
    <w:rsid w:val="00331FC6"/>
    <w:rsid w:val="0033201A"/>
    <w:rsid w:val="00332E50"/>
    <w:rsid w:val="00333BBD"/>
    <w:rsid w:val="003345FF"/>
    <w:rsid w:val="003406C2"/>
    <w:rsid w:val="0034255F"/>
    <w:rsid w:val="00343035"/>
    <w:rsid w:val="003500AA"/>
    <w:rsid w:val="00350AAD"/>
    <w:rsid w:val="0035104E"/>
    <w:rsid w:val="00351CC5"/>
    <w:rsid w:val="0035703F"/>
    <w:rsid w:val="00362295"/>
    <w:rsid w:val="00362681"/>
    <w:rsid w:val="00362C58"/>
    <w:rsid w:val="00366636"/>
    <w:rsid w:val="00377C16"/>
    <w:rsid w:val="00383DD4"/>
    <w:rsid w:val="00385185"/>
    <w:rsid w:val="003900D5"/>
    <w:rsid w:val="00390FA5"/>
    <w:rsid w:val="00391047"/>
    <w:rsid w:val="00391A43"/>
    <w:rsid w:val="003933AD"/>
    <w:rsid w:val="00396DD2"/>
    <w:rsid w:val="003A0C76"/>
    <w:rsid w:val="003A117D"/>
    <w:rsid w:val="003A3257"/>
    <w:rsid w:val="003A3406"/>
    <w:rsid w:val="003B0952"/>
    <w:rsid w:val="003B11ED"/>
    <w:rsid w:val="003B22BC"/>
    <w:rsid w:val="003B2BF6"/>
    <w:rsid w:val="003B4C85"/>
    <w:rsid w:val="003C166A"/>
    <w:rsid w:val="003C19DF"/>
    <w:rsid w:val="003C1EAB"/>
    <w:rsid w:val="003C2A57"/>
    <w:rsid w:val="003C3A3C"/>
    <w:rsid w:val="003C5FC0"/>
    <w:rsid w:val="003D2181"/>
    <w:rsid w:val="003D2AB0"/>
    <w:rsid w:val="003D61A3"/>
    <w:rsid w:val="003D6DFA"/>
    <w:rsid w:val="003E1471"/>
    <w:rsid w:val="003E2171"/>
    <w:rsid w:val="003E36A8"/>
    <w:rsid w:val="003E67AF"/>
    <w:rsid w:val="003E78A5"/>
    <w:rsid w:val="003F0BD7"/>
    <w:rsid w:val="003F15E6"/>
    <w:rsid w:val="003F19A8"/>
    <w:rsid w:val="003F3332"/>
    <w:rsid w:val="003F3778"/>
    <w:rsid w:val="003F4D25"/>
    <w:rsid w:val="003F640E"/>
    <w:rsid w:val="003F7215"/>
    <w:rsid w:val="003F7D5C"/>
    <w:rsid w:val="00403E6D"/>
    <w:rsid w:val="0040641C"/>
    <w:rsid w:val="00412AEA"/>
    <w:rsid w:val="00414281"/>
    <w:rsid w:val="00415371"/>
    <w:rsid w:val="00420881"/>
    <w:rsid w:val="00422EA3"/>
    <w:rsid w:val="0043034B"/>
    <w:rsid w:val="004304DF"/>
    <w:rsid w:val="00430787"/>
    <w:rsid w:val="004321B7"/>
    <w:rsid w:val="00432BFD"/>
    <w:rsid w:val="00432D29"/>
    <w:rsid w:val="00433158"/>
    <w:rsid w:val="00434C64"/>
    <w:rsid w:val="00441BFB"/>
    <w:rsid w:val="00441C96"/>
    <w:rsid w:val="00441CC8"/>
    <w:rsid w:val="00445E2D"/>
    <w:rsid w:val="004464F0"/>
    <w:rsid w:val="00447844"/>
    <w:rsid w:val="00451EFF"/>
    <w:rsid w:val="0045288B"/>
    <w:rsid w:val="004556DB"/>
    <w:rsid w:val="00457EFC"/>
    <w:rsid w:val="00460025"/>
    <w:rsid w:val="00460ABF"/>
    <w:rsid w:val="004616C6"/>
    <w:rsid w:val="00461B13"/>
    <w:rsid w:val="00462F54"/>
    <w:rsid w:val="00463FB2"/>
    <w:rsid w:val="00466486"/>
    <w:rsid w:val="00470B3E"/>
    <w:rsid w:val="00471845"/>
    <w:rsid w:val="00471CBA"/>
    <w:rsid w:val="00474005"/>
    <w:rsid w:val="00474785"/>
    <w:rsid w:val="00474835"/>
    <w:rsid w:val="00475DB0"/>
    <w:rsid w:val="00476982"/>
    <w:rsid w:val="0047719D"/>
    <w:rsid w:val="00485E61"/>
    <w:rsid w:val="00487054"/>
    <w:rsid w:val="00490548"/>
    <w:rsid w:val="004913AF"/>
    <w:rsid w:val="0049140C"/>
    <w:rsid w:val="00491781"/>
    <w:rsid w:val="00491831"/>
    <w:rsid w:val="004954EA"/>
    <w:rsid w:val="004977C8"/>
    <w:rsid w:val="004A0294"/>
    <w:rsid w:val="004A0FD3"/>
    <w:rsid w:val="004A1292"/>
    <w:rsid w:val="004A1293"/>
    <w:rsid w:val="004A3C04"/>
    <w:rsid w:val="004B0D54"/>
    <w:rsid w:val="004B47AE"/>
    <w:rsid w:val="004C01DE"/>
    <w:rsid w:val="004C30C2"/>
    <w:rsid w:val="004C41E2"/>
    <w:rsid w:val="004D229F"/>
    <w:rsid w:val="004D4818"/>
    <w:rsid w:val="004D5FA4"/>
    <w:rsid w:val="004D7344"/>
    <w:rsid w:val="004E0BE4"/>
    <w:rsid w:val="004E1945"/>
    <w:rsid w:val="004E1CDD"/>
    <w:rsid w:val="004E1F5A"/>
    <w:rsid w:val="004E4E08"/>
    <w:rsid w:val="004E5E6E"/>
    <w:rsid w:val="004F2658"/>
    <w:rsid w:val="004F2DE6"/>
    <w:rsid w:val="004F4FA0"/>
    <w:rsid w:val="00500700"/>
    <w:rsid w:val="00501E16"/>
    <w:rsid w:val="00502969"/>
    <w:rsid w:val="005038B9"/>
    <w:rsid w:val="005039C0"/>
    <w:rsid w:val="005059A4"/>
    <w:rsid w:val="005060EA"/>
    <w:rsid w:val="0050616A"/>
    <w:rsid w:val="00510AF9"/>
    <w:rsid w:val="00511938"/>
    <w:rsid w:val="0051263C"/>
    <w:rsid w:val="0051314B"/>
    <w:rsid w:val="00516131"/>
    <w:rsid w:val="0051718F"/>
    <w:rsid w:val="00520302"/>
    <w:rsid w:val="0052492E"/>
    <w:rsid w:val="00527F88"/>
    <w:rsid w:val="00534236"/>
    <w:rsid w:val="005372A3"/>
    <w:rsid w:val="00537386"/>
    <w:rsid w:val="00543655"/>
    <w:rsid w:val="00543832"/>
    <w:rsid w:val="00544CBA"/>
    <w:rsid w:val="005460EB"/>
    <w:rsid w:val="00547E34"/>
    <w:rsid w:val="00552150"/>
    <w:rsid w:val="005527BF"/>
    <w:rsid w:val="0055390A"/>
    <w:rsid w:val="005544C1"/>
    <w:rsid w:val="00554F06"/>
    <w:rsid w:val="00557B7F"/>
    <w:rsid w:val="00561E81"/>
    <w:rsid w:val="005625F4"/>
    <w:rsid w:val="00562BD4"/>
    <w:rsid w:val="00564887"/>
    <w:rsid w:val="00564FD8"/>
    <w:rsid w:val="0056623E"/>
    <w:rsid w:val="00570783"/>
    <w:rsid w:val="00573393"/>
    <w:rsid w:val="005750AE"/>
    <w:rsid w:val="005750EB"/>
    <w:rsid w:val="00580F89"/>
    <w:rsid w:val="00581757"/>
    <w:rsid w:val="00581FCE"/>
    <w:rsid w:val="0058598F"/>
    <w:rsid w:val="00585F4B"/>
    <w:rsid w:val="00585FE3"/>
    <w:rsid w:val="005867B8"/>
    <w:rsid w:val="005945B8"/>
    <w:rsid w:val="005953FD"/>
    <w:rsid w:val="005954BB"/>
    <w:rsid w:val="0059606E"/>
    <w:rsid w:val="0059616B"/>
    <w:rsid w:val="005A0B14"/>
    <w:rsid w:val="005A0D02"/>
    <w:rsid w:val="005A2586"/>
    <w:rsid w:val="005A2BC2"/>
    <w:rsid w:val="005A2FFA"/>
    <w:rsid w:val="005A303E"/>
    <w:rsid w:val="005A34FB"/>
    <w:rsid w:val="005A3949"/>
    <w:rsid w:val="005A3CCF"/>
    <w:rsid w:val="005A4FFF"/>
    <w:rsid w:val="005A5569"/>
    <w:rsid w:val="005A6D2D"/>
    <w:rsid w:val="005B1EAA"/>
    <w:rsid w:val="005B36C1"/>
    <w:rsid w:val="005B5727"/>
    <w:rsid w:val="005B6EFE"/>
    <w:rsid w:val="005C104A"/>
    <w:rsid w:val="005C1AF4"/>
    <w:rsid w:val="005C25EF"/>
    <w:rsid w:val="005C30DE"/>
    <w:rsid w:val="005C5E3A"/>
    <w:rsid w:val="005D1FC7"/>
    <w:rsid w:val="005D1FE7"/>
    <w:rsid w:val="005D2F9E"/>
    <w:rsid w:val="005D529F"/>
    <w:rsid w:val="005E42C7"/>
    <w:rsid w:val="005E4698"/>
    <w:rsid w:val="005E6D22"/>
    <w:rsid w:val="005F23BE"/>
    <w:rsid w:val="005F2C97"/>
    <w:rsid w:val="005F393B"/>
    <w:rsid w:val="005F3C91"/>
    <w:rsid w:val="005F447F"/>
    <w:rsid w:val="005F4CCE"/>
    <w:rsid w:val="005F52A4"/>
    <w:rsid w:val="005F55CE"/>
    <w:rsid w:val="00601179"/>
    <w:rsid w:val="00604B66"/>
    <w:rsid w:val="006104DC"/>
    <w:rsid w:val="00610B8C"/>
    <w:rsid w:val="00611651"/>
    <w:rsid w:val="00612E9D"/>
    <w:rsid w:val="006172E4"/>
    <w:rsid w:val="00623E35"/>
    <w:rsid w:val="00626F5F"/>
    <w:rsid w:val="00632A0E"/>
    <w:rsid w:val="006367BB"/>
    <w:rsid w:val="00636E64"/>
    <w:rsid w:val="006379A1"/>
    <w:rsid w:val="006405D5"/>
    <w:rsid w:val="006416F7"/>
    <w:rsid w:val="00642EC9"/>
    <w:rsid w:val="006438CF"/>
    <w:rsid w:val="00646209"/>
    <w:rsid w:val="0065003B"/>
    <w:rsid w:val="00652E3B"/>
    <w:rsid w:val="00654B6C"/>
    <w:rsid w:val="00660275"/>
    <w:rsid w:val="0066040B"/>
    <w:rsid w:val="006608AC"/>
    <w:rsid w:val="0066242E"/>
    <w:rsid w:val="00664138"/>
    <w:rsid w:val="00665956"/>
    <w:rsid w:val="00665F34"/>
    <w:rsid w:val="006670D6"/>
    <w:rsid w:val="00670982"/>
    <w:rsid w:val="00670EDE"/>
    <w:rsid w:val="0067185F"/>
    <w:rsid w:val="00671ED2"/>
    <w:rsid w:val="006735F0"/>
    <w:rsid w:val="00673CE2"/>
    <w:rsid w:val="00673DFC"/>
    <w:rsid w:val="00674D9B"/>
    <w:rsid w:val="00676C7C"/>
    <w:rsid w:val="00684D9B"/>
    <w:rsid w:val="00685F9D"/>
    <w:rsid w:val="00686FBC"/>
    <w:rsid w:val="00691A20"/>
    <w:rsid w:val="006921D5"/>
    <w:rsid w:val="00694EC5"/>
    <w:rsid w:val="00697A9A"/>
    <w:rsid w:val="006A392E"/>
    <w:rsid w:val="006A55DB"/>
    <w:rsid w:val="006A6076"/>
    <w:rsid w:val="006A7065"/>
    <w:rsid w:val="006B0D96"/>
    <w:rsid w:val="006B4449"/>
    <w:rsid w:val="006B75A7"/>
    <w:rsid w:val="006B75B1"/>
    <w:rsid w:val="006C00A1"/>
    <w:rsid w:val="006C3F82"/>
    <w:rsid w:val="006C7C56"/>
    <w:rsid w:val="006D45CC"/>
    <w:rsid w:val="006D4630"/>
    <w:rsid w:val="006D4F44"/>
    <w:rsid w:val="006D584E"/>
    <w:rsid w:val="006D6273"/>
    <w:rsid w:val="006E0AF6"/>
    <w:rsid w:val="006E1395"/>
    <w:rsid w:val="006E30F8"/>
    <w:rsid w:val="006E7AB0"/>
    <w:rsid w:val="006F11EC"/>
    <w:rsid w:val="006F63BD"/>
    <w:rsid w:val="007003FC"/>
    <w:rsid w:val="007010F3"/>
    <w:rsid w:val="007018AE"/>
    <w:rsid w:val="00702B2D"/>
    <w:rsid w:val="0070448F"/>
    <w:rsid w:val="00704A34"/>
    <w:rsid w:val="00707303"/>
    <w:rsid w:val="00714040"/>
    <w:rsid w:val="007140B5"/>
    <w:rsid w:val="0071726D"/>
    <w:rsid w:val="00721553"/>
    <w:rsid w:val="0072413E"/>
    <w:rsid w:val="007255DC"/>
    <w:rsid w:val="00725739"/>
    <w:rsid w:val="00725F37"/>
    <w:rsid w:val="007279DE"/>
    <w:rsid w:val="00733E3E"/>
    <w:rsid w:val="00745ACD"/>
    <w:rsid w:val="0075292B"/>
    <w:rsid w:val="00752A42"/>
    <w:rsid w:val="00755C24"/>
    <w:rsid w:val="0075659C"/>
    <w:rsid w:val="00760E92"/>
    <w:rsid w:val="00762BB7"/>
    <w:rsid w:val="00765F25"/>
    <w:rsid w:val="00766C4C"/>
    <w:rsid w:val="00766D35"/>
    <w:rsid w:val="00767B35"/>
    <w:rsid w:val="007710BB"/>
    <w:rsid w:val="00773465"/>
    <w:rsid w:val="007743DA"/>
    <w:rsid w:val="00775D73"/>
    <w:rsid w:val="007761FB"/>
    <w:rsid w:val="00776B4A"/>
    <w:rsid w:val="00780CDE"/>
    <w:rsid w:val="007811D3"/>
    <w:rsid w:val="00782FF4"/>
    <w:rsid w:val="00783198"/>
    <w:rsid w:val="00785DAC"/>
    <w:rsid w:val="007901F5"/>
    <w:rsid w:val="007907F1"/>
    <w:rsid w:val="00791F5E"/>
    <w:rsid w:val="00793F28"/>
    <w:rsid w:val="007956E6"/>
    <w:rsid w:val="007958E4"/>
    <w:rsid w:val="007A33EB"/>
    <w:rsid w:val="007A6DAC"/>
    <w:rsid w:val="007A7C85"/>
    <w:rsid w:val="007B093C"/>
    <w:rsid w:val="007B2092"/>
    <w:rsid w:val="007B2A41"/>
    <w:rsid w:val="007B31AD"/>
    <w:rsid w:val="007B3584"/>
    <w:rsid w:val="007B5F38"/>
    <w:rsid w:val="007B6365"/>
    <w:rsid w:val="007C34B2"/>
    <w:rsid w:val="007C5C79"/>
    <w:rsid w:val="007C793D"/>
    <w:rsid w:val="007C7D6E"/>
    <w:rsid w:val="007D1132"/>
    <w:rsid w:val="007D5C6D"/>
    <w:rsid w:val="007D5F81"/>
    <w:rsid w:val="007E0959"/>
    <w:rsid w:val="007E0B7F"/>
    <w:rsid w:val="007E34AE"/>
    <w:rsid w:val="007E3877"/>
    <w:rsid w:val="007E626E"/>
    <w:rsid w:val="007E6424"/>
    <w:rsid w:val="007F0598"/>
    <w:rsid w:val="007F084F"/>
    <w:rsid w:val="007F0C5C"/>
    <w:rsid w:val="007F32F4"/>
    <w:rsid w:val="007F3431"/>
    <w:rsid w:val="007F66EF"/>
    <w:rsid w:val="00800B53"/>
    <w:rsid w:val="00804207"/>
    <w:rsid w:val="00805995"/>
    <w:rsid w:val="00806711"/>
    <w:rsid w:val="0080717A"/>
    <w:rsid w:val="00807521"/>
    <w:rsid w:val="00807CFE"/>
    <w:rsid w:val="00816FBB"/>
    <w:rsid w:val="008179B4"/>
    <w:rsid w:val="00820051"/>
    <w:rsid w:val="00820567"/>
    <w:rsid w:val="00825BD0"/>
    <w:rsid w:val="00833F0D"/>
    <w:rsid w:val="008342CD"/>
    <w:rsid w:val="0083657D"/>
    <w:rsid w:val="00841262"/>
    <w:rsid w:val="00842013"/>
    <w:rsid w:val="00842C9B"/>
    <w:rsid w:val="00843D64"/>
    <w:rsid w:val="008450F2"/>
    <w:rsid w:val="0084532E"/>
    <w:rsid w:val="00847C08"/>
    <w:rsid w:val="00847C10"/>
    <w:rsid w:val="0085185A"/>
    <w:rsid w:val="00851A08"/>
    <w:rsid w:val="00855AF5"/>
    <w:rsid w:val="00857030"/>
    <w:rsid w:val="00857A73"/>
    <w:rsid w:val="00865378"/>
    <w:rsid w:val="00865CAE"/>
    <w:rsid w:val="00865D88"/>
    <w:rsid w:val="008661C3"/>
    <w:rsid w:val="0086709A"/>
    <w:rsid w:val="00867CEC"/>
    <w:rsid w:val="008713A9"/>
    <w:rsid w:val="0087279B"/>
    <w:rsid w:val="00872885"/>
    <w:rsid w:val="00872B91"/>
    <w:rsid w:val="00873AAA"/>
    <w:rsid w:val="00874D01"/>
    <w:rsid w:val="00876946"/>
    <w:rsid w:val="00876BFA"/>
    <w:rsid w:val="00881193"/>
    <w:rsid w:val="00881DDE"/>
    <w:rsid w:val="0088357B"/>
    <w:rsid w:val="00884B3A"/>
    <w:rsid w:val="00885643"/>
    <w:rsid w:val="008864EA"/>
    <w:rsid w:val="00890BD1"/>
    <w:rsid w:val="00890FFE"/>
    <w:rsid w:val="00891103"/>
    <w:rsid w:val="00891501"/>
    <w:rsid w:val="00892772"/>
    <w:rsid w:val="00893930"/>
    <w:rsid w:val="008960EF"/>
    <w:rsid w:val="00896795"/>
    <w:rsid w:val="008970F2"/>
    <w:rsid w:val="0089746B"/>
    <w:rsid w:val="008A3E9D"/>
    <w:rsid w:val="008A5754"/>
    <w:rsid w:val="008B0ADA"/>
    <w:rsid w:val="008B40A7"/>
    <w:rsid w:val="008B5018"/>
    <w:rsid w:val="008B556C"/>
    <w:rsid w:val="008B5E34"/>
    <w:rsid w:val="008B630D"/>
    <w:rsid w:val="008B78B2"/>
    <w:rsid w:val="008C0295"/>
    <w:rsid w:val="008C0CF0"/>
    <w:rsid w:val="008C4FD5"/>
    <w:rsid w:val="008C58D6"/>
    <w:rsid w:val="008C6B3C"/>
    <w:rsid w:val="008D336D"/>
    <w:rsid w:val="008D799E"/>
    <w:rsid w:val="008E1738"/>
    <w:rsid w:val="008E4990"/>
    <w:rsid w:val="008E4A10"/>
    <w:rsid w:val="008E6CB2"/>
    <w:rsid w:val="008E72BB"/>
    <w:rsid w:val="0090093C"/>
    <w:rsid w:val="0090131E"/>
    <w:rsid w:val="00901B6E"/>
    <w:rsid w:val="009028B5"/>
    <w:rsid w:val="0090320D"/>
    <w:rsid w:val="009069F2"/>
    <w:rsid w:val="009071B1"/>
    <w:rsid w:val="00907DA2"/>
    <w:rsid w:val="00912599"/>
    <w:rsid w:val="009145CD"/>
    <w:rsid w:val="00914DB2"/>
    <w:rsid w:val="0091613A"/>
    <w:rsid w:val="00916586"/>
    <w:rsid w:val="00923557"/>
    <w:rsid w:val="0092392A"/>
    <w:rsid w:val="009274B9"/>
    <w:rsid w:val="009305C7"/>
    <w:rsid w:val="00932224"/>
    <w:rsid w:val="00932F01"/>
    <w:rsid w:val="00936561"/>
    <w:rsid w:val="0094151C"/>
    <w:rsid w:val="00942D6C"/>
    <w:rsid w:val="00946D34"/>
    <w:rsid w:val="00950D0B"/>
    <w:rsid w:val="00952AC5"/>
    <w:rsid w:val="00953999"/>
    <w:rsid w:val="00960718"/>
    <w:rsid w:val="00965852"/>
    <w:rsid w:val="0097008B"/>
    <w:rsid w:val="00973C49"/>
    <w:rsid w:val="009747BF"/>
    <w:rsid w:val="009755DF"/>
    <w:rsid w:val="009763F0"/>
    <w:rsid w:val="009772C8"/>
    <w:rsid w:val="00980CA7"/>
    <w:rsid w:val="0098182B"/>
    <w:rsid w:val="0098192A"/>
    <w:rsid w:val="009824BA"/>
    <w:rsid w:val="00984FAC"/>
    <w:rsid w:val="00986351"/>
    <w:rsid w:val="00986FA7"/>
    <w:rsid w:val="0099110E"/>
    <w:rsid w:val="009924F6"/>
    <w:rsid w:val="00992F08"/>
    <w:rsid w:val="00994299"/>
    <w:rsid w:val="00994F33"/>
    <w:rsid w:val="00995BE1"/>
    <w:rsid w:val="0099674B"/>
    <w:rsid w:val="009A1F0B"/>
    <w:rsid w:val="009A29ED"/>
    <w:rsid w:val="009A2F6D"/>
    <w:rsid w:val="009A51BF"/>
    <w:rsid w:val="009A5D10"/>
    <w:rsid w:val="009A7373"/>
    <w:rsid w:val="009A7E35"/>
    <w:rsid w:val="009B3C69"/>
    <w:rsid w:val="009B4A9D"/>
    <w:rsid w:val="009B6595"/>
    <w:rsid w:val="009C046B"/>
    <w:rsid w:val="009C1B60"/>
    <w:rsid w:val="009C2201"/>
    <w:rsid w:val="009C41FF"/>
    <w:rsid w:val="009C562A"/>
    <w:rsid w:val="009C5C49"/>
    <w:rsid w:val="009D1EAC"/>
    <w:rsid w:val="009D31EF"/>
    <w:rsid w:val="009D5066"/>
    <w:rsid w:val="009D70B7"/>
    <w:rsid w:val="009D7B86"/>
    <w:rsid w:val="009E08AA"/>
    <w:rsid w:val="009E2E4F"/>
    <w:rsid w:val="009E3D6C"/>
    <w:rsid w:val="009E502D"/>
    <w:rsid w:val="009E64EC"/>
    <w:rsid w:val="009E72D7"/>
    <w:rsid w:val="009E731E"/>
    <w:rsid w:val="009E7548"/>
    <w:rsid w:val="009F25A2"/>
    <w:rsid w:val="009F2CED"/>
    <w:rsid w:val="009F3E80"/>
    <w:rsid w:val="00A01CE8"/>
    <w:rsid w:val="00A03334"/>
    <w:rsid w:val="00A06243"/>
    <w:rsid w:val="00A06DDF"/>
    <w:rsid w:val="00A16838"/>
    <w:rsid w:val="00A22047"/>
    <w:rsid w:val="00A22774"/>
    <w:rsid w:val="00A23559"/>
    <w:rsid w:val="00A32F9C"/>
    <w:rsid w:val="00A35B03"/>
    <w:rsid w:val="00A372ED"/>
    <w:rsid w:val="00A37379"/>
    <w:rsid w:val="00A40AC8"/>
    <w:rsid w:val="00A41BD5"/>
    <w:rsid w:val="00A42200"/>
    <w:rsid w:val="00A43607"/>
    <w:rsid w:val="00A456D4"/>
    <w:rsid w:val="00A526C3"/>
    <w:rsid w:val="00A538E3"/>
    <w:rsid w:val="00A547B4"/>
    <w:rsid w:val="00A55191"/>
    <w:rsid w:val="00A568E6"/>
    <w:rsid w:val="00A61618"/>
    <w:rsid w:val="00A6172D"/>
    <w:rsid w:val="00A61864"/>
    <w:rsid w:val="00A61BDC"/>
    <w:rsid w:val="00A61ED4"/>
    <w:rsid w:val="00A6362B"/>
    <w:rsid w:val="00A639F6"/>
    <w:rsid w:val="00A66A1E"/>
    <w:rsid w:val="00A7201A"/>
    <w:rsid w:val="00A73776"/>
    <w:rsid w:val="00A74775"/>
    <w:rsid w:val="00A75FC1"/>
    <w:rsid w:val="00A766DB"/>
    <w:rsid w:val="00A77BE7"/>
    <w:rsid w:val="00A91F10"/>
    <w:rsid w:val="00A96AFF"/>
    <w:rsid w:val="00A977A1"/>
    <w:rsid w:val="00A97DB5"/>
    <w:rsid w:val="00AA1A5D"/>
    <w:rsid w:val="00AA28D8"/>
    <w:rsid w:val="00AA3B04"/>
    <w:rsid w:val="00AA43CA"/>
    <w:rsid w:val="00AA4594"/>
    <w:rsid w:val="00AA4AE0"/>
    <w:rsid w:val="00AB349E"/>
    <w:rsid w:val="00AB5227"/>
    <w:rsid w:val="00AB641E"/>
    <w:rsid w:val="00AB7036"/>
    <w:rsid w:val="00AC1B43"/>
    <w:rsid w:val="00AC2175"/>
    <w:rsid w:val="00AC2B83"/>
    <w:rsid w:val="00AC2CE4"/>
    <w:rsid w:val="00AC41BE"/>
    <w:rsid w:val="00AC6B6B"/>
    <w:rsid w:val="00AC738B"/>
    <w:rsid w:val="00AC74FE"/>
    <w:rsid w:val="00AD3562"/>
    <w:rsid w:val="00AD50F9"/>
    <w:rsid w:val="00AD5E81"/>
    <w:rsid w:val="00AE39B2"/>
    <w:rsid w:val="00AE3E2B"/>
    <w:rsid w:val="00AF2C67"/>
    <w:rsid w:val="00AF543E"/>
    <w:rsid w:val="00AF7DF2"/>
    <w:rsid w:val="00AF7F50"/>
    <w:rsid w:val="00B0204D"/>
    <w:rsid w:val="00B03B70"/>
    <w:rsid w:val="00B0444B"/>
    <w:rsid w:val="00B14150"/>
    <w:rsid w:val="00B14BD7"/>
    <w:rsid w:val="00B16414"/>
    <w:rsid w:val="00B2040B"/>
    <w:rsid w:val="00B22448"/>
    <w:rsid w:val="00B23055"/>
    <w:rsid w:val="00B23960"/>
    <w:rsid w:val="00B248F8"/>
    <w:rsid w:val="00B27313"/>
    <w:rsid w:val="00B337EE"/>
    <w:rsid w:val="00B343DB"/>
    <w:rsid w:val="00B34AC7"/>
    <w:rsid w:val="00B35866"/>
    <w:rsid w:val="00B37EA7"/>
    <w:rsid w:val="00B40C2E"/>
    <w:rsid w:val="00B42570"/>
    <w:rsid w:val="00B4567D"/>
    <w:rsid w:val="00B45CCA"/>
    <w:rsid w:val="00B50D14"/>
    <w:rsid w:val="00B51146"/>
    <w:rsid w:val="00B532B0"/>
    <w:rsid w:val="00B5653E"/>
    <w:rsid w:val="00B5783C"/>
    <w:rsid w:val="00B57E11"/>
    <w:rsid w:val="00B60115"/>
    <w:rsid w:val="00B6378A"/>
    <w:rsid w:val="00B64F03"/>
    <w:rsid w:val="00B71279"/>
    <w:rsid w:val="00B76108"/>
    <w:rsid w:val="00B83617"/>
    <w:rsid w:val="00B84BE9"/>
    <w:rsid w:val="00B85140"/>
    <w:rsid w:val="00B92702"/>
    <w:rsid w:val="00B95761"/>
    <w:rsid w:val="00BA1112"/>
    <w:rsid w:val="00BA2229"/>
    <w:rsid w:val="00BA27E4"/>
    <w:rsid w:val="00BA5155"/>
    <w:rsid w:val="00BA5A2A"/>
    <w:rsid w:val="00BA6E62"/>
    <w:rsid w:val="00BB01C3"/>
    <w:rsid w:val="00BB147E"/>
    <w:rsid w:val="00BB1AE9"/>
    <w:rsid w:val="00BB1EB0"/>
    <w:rsid w:val="00BB27FF"/>
    <w:rsid w:val="00BC03CC"/>
    <w:rsid w:val="00BC066F"/>
    <w:rsid w:val="00BC0B2D"/>
    <w:rsid w:val="00BC14F7"/>
    <w:rsid w:val="00BD2C69"/>
    <w:rsid w:val="00BD3902"/>
    <w:rsid w:val="00BD4A53"/>
    <w:rsid w:val="00BD4AD8"/>
    <w:rsid w:val="00BD68CC"/>
    <w:rsid w:val="00BE18CF"/>
    <w:rsid w:val="00BE2607"/>
    <w:rsid w:val="00BE3E50"/>
    <w:rsid w:val="00BF0926"/>
    <w:rsid w:val="00BF1F98"/>
    <w:rsid w:val="00BF3285"/>
    <w:rsid w:val="00BF3DE6"/>
    <w:rsid w:val="00BF54A0"/>
    <w:rsid w:val="00BF604E"/>
    <w:rsid w:val="00BF78C4"/>
    <w:rsid w:val="00C00656"/>
    <w:rsid w:val="00C009E9"/>
    <w:rsid w:val="00C02D79"/>
    <w:rsid w:val="00C03080"/>
    <w:rsid w:val="00C07F6C"/>
    <w:rsid w:val="00C11831"/>
    <w:rsid w:val="00C14E3D"/>
    <w:rsid w:val="00C166E4"/>
    <w:rsid w:val="00C20156"/>
    <w:rsid w:val="00C20726"/>
    <w:rsid w:val="00C260E4"/>
    <w:rsid w:val="00C266E7"/>
    <w:rsid w:val="00C26C8A"/>
    <w:rsid w:val="00C27C59"/>
    <w:rsid w:val="00C35E27"/>
    <w:rsid w:val="00C3616E"/>
    <w:rsid w:val="00C36A02"/>
    <w:rsid w:val="00C378E0"/>
    <w:rsid w:val="00C37D78"/>
    <w:rsid w:val="00C428AB"/>
    <w:rsid w:val="00C42B83"/>
    <w:rsid w:val="00C44527"/>
    <w:rsid w:val="00C44B1D"/>
    <w:rsid w:val="00C463B9"/>
    <w:rsid w:val="00C471FF"/>
    <w:rsid w:val="00C479F7"/>
    <w:rsid w:val="00C47DBE"/>
    <w:rsid w:val="00C5248E"/>
    <w:rsid w:val="00C56689"/>
    <w:rsid w:val="00C57853"/>
    <w:rsid w:val="00C602D3"/>
    <w:rsid w:val="00C60843"/>
    <w:rsid w:val="00C60EDD"/>
    <w:rsid w:val="00C623F8"/>
    <w:rsid w:val="00C65189"/>
    <w:rsid w:val="00C66189"/>
    <w:rsid w:val="00C679F3"/>
    <w:rsid w:val="00C72349"/>
    <w:rsid w:val="00C741EA"/>
    <w:rsid w:val="00C75E45"/>
    <w:rsid w:val="00C75FF9"/>
    <w:rsid w:val="00C77DF2"/>
    <w:rsid w:val="00C81051"/>
    <w:rsid w:val="00C81A04"/>
    <w:rsid w:val="00C83F43"/>
    <w:rsid w:val="00C84A50"/>
    <w:rsid w:val="00C92EEA"/>
    <w:rsid w:val="00C9349F"/>
    <w:rsid w:val="00C94905"/>
    <w:rsid w:val="00C96A71"/>
    <w:rsid w:val="00C971A1"/>
    <w:rsid w:val="00CA3C65"/>
    <w:rsid w:val="00CB0A9A"/>
    <w:rsid w:val="00CB2C05"/>
    <w:rsid w:val="00CB7006"/>
    <w:rsid w:val="00CC41D0"/>
    <w:rsid w:val="00CC5C25"/>
    <w:rsid w:val="00CC7522"/>
    <w:rsid w:val="00CD01B7"/>
    <w:rsid w:val="00CD05EB"/>
    <w:rsid w:val="00CD0706"/>
    <w:rsid w:val="00CD190C"/>
    <w:rsid w:val="00CD6160"/>
    <w:rsid w:val="00CD7E0E"/>
    <w:rsid w:val="00CE0DB3"/>
    <w:rsid w:val="00CE247C"/>
    <w:rsid w:val="00CE4830"/>
    <w:rsid w:val="00CE6262"/>
    <w:rsid w:val="00CE67BC"/>
    <w:rsid w:val="00CE740D"/>
    <w:rsid w:val="00CE7FE6"/>
    <w:rsid w:val="00CF148A"/>
    <w:rsid w:val="00CF1606"/>
    <w:rsid w:val="00CF39E6"/>
    <w:rsid w:val="00CF3CEA"/>
    <w:rsid w:val="00CF68BE"/>
    <w:rsid w:val="00CF6AF2"/>
    <w:rsid w:val="00D01072"/>
    <w:rsid w:val="00D029DB"/>
    <w:rsid w:val="00D03C73"/>
    <w:rsid w:val="00D04FD0"/>
    <w:rsid w:val="00D07BD8"/>
    <w:rsid w:val="00D13AA5"/>
    <w:rsid w:val="00D14630"/>
    <w:rsid w:val="00D14CA2"/>
    <w:rsid w:val="00D15081"/>
    <w:rsid w:val="00D168A4"/>
    <w:rsid w:val="00D20924"/>
    <w:rsid w:val="00D222FA"/>
    <w:rsid w:val="00D22BAF"/>
    <w:rsid w:val="00D255D8"/>
    <w:rsid w:val="00D33811"/>
    <w:rsid w:val="00D35999"/>
    <w:rsid w:val="00D37D1F"/>
    <w:rsid w:val="00D400D0"/>
    <w:rsid w:val="00D40644"/>
    <w:rsid w:val="00D423C8"/>
    <w:rsid w:val="00D528F4"/>
    <w:rsid w:val="00D5478A"/>
    <w:rsid w:val="00D56323"/>
    <w:rsid w:val="00D64A21"/>
    <w:rsid w:val="00D702F4"/>
    <w:rsid w:val="00D706D4"/>
    <w:rsid w:val="00D714AF"/>
    <w:rsid w:val="00D71EDB"/>
    <w:rsid w:val="00D71EE3"/>
    <w:rsid w:val="00D7388D"/>
    <w:rsid w:val="00D760C4"/>
    <w:rsid w:val="00D77D50"/>
    <w:rsid w:val="00D80166"/>
    <w:rsid w:val="00D8509F"/>
    <w:rsid w:val="00D86825"/>
    <w:rsid w:val="00D86B92"/>
    <w:rsid w:val="00D87F1B"/>
    <w:rsid w:val="00D92D25"/>
    <w:rsid w:val="00D9727D"/>
    <w:rsid w:val="00D97618"/>
    <w:rsid w:val="00DA498F"/>
    <w:rsid w:val="00DA552C"/>
    <w:rsid w:val="00DA6412"/>
    <w:rsid w:val="00DA68A7"/>
    <w:rsid w:val="00DB00CA"/>
    <w:rsid w:val="00DB0C2B"/>
    <w:rsid w:val="00DB0CE9"/>
    <w:rsid w:val="00DB14F0"/>
    <w:rsid w:val="00DB2F19"/>
    <w:rsid w:val="00DB3244"/>
    <w:rsid w:val="00DC2295"/>
    <w:rsid w:val="00DC2F42"/>
    <w:rsid w:val="00DC3699"/>
    <w:rsid w:val="00DC3812"/>
    <w:rsid w:val="00DC52BC"/>
    <w:rsid w:val="00DD1190"/>
    <w:rsid w:val="00DD166E"/>
    <w:rsid w:val="00DD7B7D"/>
    <w:rsid w:val="00DE1CA3"/>
    <w:rsid w:val="00DE1F2A"/>
    <w:rsid w:val="00DE2B23"/>
    <w:rsid w:val="00DE34F4"/>
    <w:rsid w:val="00DE7B3D"/>
    <w:rsid w:val="00DE7CF7"/>
    <w:rsid w:val="00DF1320"/>
    <w:rsid w:val="00DF41B7"/>
    <w:rsid w:val="00DF571F"/>
    <w:rsid w:val="00E026E3"/>
    <w:rsid w:val="00E03C65"/>
    <w:rsid w:val="00E12861"/>
    <w:rsid w:val="00E1324E"/>
    <w:rsid w:val="00E13324"/>
    <w:rsid w:val="00E138AD"/>
    <w:rsid w:val="00E150AB"/>
    <w:rsid w:val="00E1539D"/>
    <w:rsid w:val="00E1579C"/>
    <w:rsid w:val="00E1744C"/>
    <w:rsid w:val="00E178BB"/>
    <w:rsid w:val="00E1794B"/>
    <w:rsid w:val="00E2087D"/>
    <w:rsid w:val="00E22BF1"/>
    <w:rsid w:val="00E24FA6"/>
    <w:rsid w:val="00E3417C"/>
    <w:rsid w:val="00E362BB"/>
    <w:rsid w:val="00E3722A"/>
    <w:rsid w:val="00E407E0"/>
    <w:rsid w:val="00E417D7"/>
    <w:rsid w:val="00E420ED"/>
    <w:rsid w:val="00E42E20"/>
    <w:rsid w:val="00E43505"/>
    <w:rsid w:val="00E51879"/>
    <w:rsid w:val="00E53F6B"/>
    <w:rsid w:val="00E54A55"/>
    <w:rsid w:val="00E6202D"/>
    <w:rsid w:val="00E62A0B"/>
    <w:rsid w:val="00E6315F"/>
    <w:rsid w:val="00E63180"/>
    <w:rsid w:val="00E64B43"/>
    <w:rsid w:val="00E666FF"/>
    <w:rsid w:val="00E7004F"/>
    <w:rsid w:val="00E70D43"/>
    <w:rsid w:val="00E72FC9"/>
    <w:rsid w:val="00E73685"/>
    <w:rsid w:val="00E747C4"/>
    <w:rsid w:val="00E76693"/>
    <w:rsid w:val="00E77E38"/>
    <w:rsid w:val="00E83535"/>
    <w:rsid w:val="00E844EF"/>
    <w:rsid w:val="00E8472E"/>
    <w:rsid w:val="00E919FF"/>
    <w:rsid w:val="00E91B2F"/>
    <w:rsid w:val="00E95220"/>
    <w:rsid w:val="00E9618E"/>
    <w:rsid w:val="00EB0131"/>
    <w:rsid w:val="00EB4FD9"/>
    <w:rsid w:val="00EB5695"/>
    <w:rsid w:val="00EB58C7"/>
    <w:rsid w:val="00EB5D03"/>
    <w:rsid w:val="00EC01DC"/>
    <w:rsid w:val="00EC0471"/>
    <w:rsid w:val="00EC3654"/>
    <w:rsid w:val="00EC41EE"/>
    <w:rsid w:val="00EC542C"/>
    <w:rsid w:val="00EC55CD"/>
    <w:rsid w:val="00ED2B69"/>
    <w:rsid w:val="00ED5F24"/>
    <w:rsid w:val="00ED6BB9"/>
    <w:rsid w:val="00ED7780"/>
    <w:rsid w:val="00EE1009"/>
    <w:rsid w:val="00EE1E78"/>
    <w:rsid w:val="00EE4650"/>
    <w:rsid w:val="00EE66F4"/>
    <w:rsid w:val="00EE6E74"/>
    <w:rsid w:val="00EF1371"/>
    <w:rsid w:val="00EF2BD2"/>
    <w:rsid w:val="00EF4EF0"/>
    <w:rsid w:val="00F0093D"/>
    <w:rsid w:val="00F009C8"/>
    <w:rsid w:val="00F039BF"/>
    <w:rsid w:val="00F05C4B"/>
    <w:rsid w:val="00F070A8"/>
    <w:rsid w:val="00F071B9"/>
    <w:rsid w:val="00F077C8"/>
    <w:rsid w:val="00F11A7E"/>
    <w:rsid w:val="00F11EF8"/>
    <w:rsid w:val="00F12CF0"/>
    <w:rsid w:val="00F14FC9"/>
    <w:rsid w:val="00F16378"/>
    <w:rsid w:val="00F177F9"/>
    <w:rsid w:val="00F22BF6"/>
    <w:rsid w:val="00F25787"/>
    <w:rsid w:val="00F25B72"/>
    <w:rsid w:val="00F26452"/>
    <w:rsid w:val="00F2751C"/>
    <w:rsid w:val="00F278B5"/>
    <w:rsid w:val="00F3096E"/>
    <w:rsid w:val="00F30D26"/>
    <w:rsid w:val="00F31216"/>
    <w:rsid w:val="00F32DE1"/>
    <w:rsid w:val="00F35D3F"/>
    <w:rsid w:val="00F42186"/>
    <w:rsid w:val="00F4273A"/>
    <w:rsid w:val="00F46B2C"/>
    <w:rsid w:val="00F46C63"/>
    <w:rsid w:val="00F47B00"/>
    <w:rsid w:val="00F50EE5"/>
    <w:rsid w:val="00F52D2C"/>
    <w:rsid w:val="00F5470D"/>
    <w:rsid w:val="00F57457"/>
    <w:rsid w:val="00F65389"/>
    <w:rsid w:val="00F666BD"/>
    <w:rsid w:val="00F7448D"/>
    <w:rsid w:val="00F758C7"/>
    <w:rsid w:val="00F76929"/>
    <w:rsid w:val="00F80807"/>
    <w:rsid w:val="00F8109D"/>
    <w:rsid w:val="00F90B17"/>
    <w:rsid w:val="00F92B76"/>
    <w:rsid w:val="00F92DE0"/>
    <w:rsid w:val="00F9443A"/>
    <w:rsid w:val="00F9584B"/>
    <w:rsid w:val="00F95B6F"/>
    <w:rsid w:val="00F95CC7"/>
    <w:rsid w:val="00F961D4"/>
    <w:rsid w:val="00FA4D9C"/>
    <w:rsid w:val="00FA6AB4"/>
    <w:rsid w:val="00FA7F19"/>
    <w:rsid w:val="00FB1559"/>
    <w:rsid w:val="00FB2322"/>
    <w:rsid w:val="00FB26EC"/>
    <w:rsid w:val="00FB3661"/>
    <w:rsid w:val="00FB592D"/>
    <w:rsid w:val="00FC14DE"/>
    <w:rsid w:val="00FC23FD"/>
    <w:rsid w:val="00FD1611"/>
    <w:rsid w:val="00FE0F5B"/>
    <w:rsid w:val="00FE1112"/>
    <w:rsid w:val="00FE1798"/>
    <w:rsid w:val="00FE5F83"/>
    <w:rsid w:val="00FE7C7F"/>
    <w:rsid w:val="00FF0606"/>
    <w:rsid w:val="00FF2406"/>
    <w:rsid w:val="00FF4336"/>
    <w:rsid w:val="00FF5B1B"/>
    <w:rsid w:val="00FF5DDE"/>
    <w:rsid w:val="00FF7E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026989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</w:pPr>
    <w:rPr>
      <w:rFonts w:ascii="Arial" w:hAnsi="Arial"/>
      <w:lang w:eastAsia="en-US"/>
    </w:rPr>
  </w:style>
  <w:style w:type="paragraph" w:styleId="Ttulo1">
    <w:name w:val="heading 1"/>
    <w:basedOn w:val="Normal"/>
    <w:next w:val="Normal"/>
    <w:qFormat/>
    <w:pPr>
      <w:keepNext/>
      <w:spacing w:before="240" w:after="60"/>
      <w:outlineLvl w:val="0"/>
    </w:pPr>
    <w:rPr>
      <w:b/>
      <w:kern w:val="28"/>
      <w:sz w:val="28"/>
    </w:rPr>
  </w:style>
  <w:style w:type="paragraph" w:styleId="Ttulo7">
    <w:name w:val="heading 7"/>
    <w:basedOn w:val="Normal"/>
    <w:next w:val="Normal"/>
    <w:qFormat/>
    <w:rsid w:val="00430787"/>
    <w:pPr>
      <w:spacing w:before="240" w:after="60"/>
      <w:outlineLvl w:val="6"/>
    </w:pPr>
    <w:rPr>
      <w:rFonts w:ascii="Times New Roman" w:hAnsi="Times New Roman"/>
      <w:sz w:val="24"/>
      <w:szCs w:val="24"/>
    </w:rPr>
  </w:style>
  <w:style w:type="paragraph" w:styleId="Ttulo8">
    <w:name w:val="heading 8"/>
    <w:basedOn w:val="Normal"/>
    <w:next w:val="Normal"/>
    <w:qFormat/>
    <w:rsid w:val="00430787"/>
    <w:pPr>
      <w:spacing w:before="240" w:after="60"/>
      <w:outlineLvl w:val="7"/>
    </w:pPr>
    <w:rPr>
      <w:rFonts w:ascii="Times New Roman" w:hAnsi="Times New Roman"/>
      <w:i/>
      <w:iCs/>
      <w:sz w:val="24"/>
      <w:szCs w:val="24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pPr>
      <w:tabs>
        <w:tab w:val="center" w:pos="4320"/>
        <w:tab w:val="right" w:pos="8640"/>
      </w:tabs>
    </w:pPr>
  </w:style>
  <w:style w:type="paragraph" w:styleId="Rodap">
    <w:name w:val="footer"/>
    <w:basedOn w:val="Normal"/>
    <w:pPr>
      <w:tabs>
        <w:tab w:val="center" w:pos="4320"/>
        <w:tab w:val="right" w:pos="8640"/>
      </w:tabs>
    </w:pPr>
  </w:style>
  <w:style w:type="paragraph" w:customStyle="1" w:styleId="RefutableSubhead">
    <w:name w:val="Refutable Sub head"/>
    <w:basedOn w:val="Corpodetexto"/>
    <w:pPr>
      <w:spacing w:after="760" w:line="320" w:lineRule="atLeast"/>
    </w:pPr>
    <w:rPr>
      <w:i/>
    </w:rPr>
  </w:style>
  <w:style w:type="paragraph" w:styleId="Corpodetexto">
    <w:name w:val="Body Text"/>
    <w:basedOn w:val="Normal"/>
    <w:pPr>
      <w:spacing w:after="120" w:line="280" w:lineRule="atLeast"/>
      <w:jc w:val="both"/>
    </w:pPr>
  </w:style>
  <w:style w:type="paragraph" w:customStyle="1" w:styleId="HeadlinewSubhead">
    <w:name w:val="Headline w/ Sub head"/>
    <w:basedOn w:val="Normal"/>
    <w:pPr>
      <w:spacing w:line="400" w:lineRule="atLeast"/>
    </w:pPr>
    <w:rPr>
      <w:sz w:val="36"/>
    </w:rPr>
  </w:style>
  <w:style w:type="paragraph" w:customStyle="1" w:styleId="SpecialSubhead">
    <w:name w:val="Special Subhead"/>
    <w:basedOn w:val="Corpodetexto"/>
    <w:rPr>
      <w:b/>
    </w:rPr>
  </w:style>
  <w:style w:type="paragraph" w:customStyle="1" w:styleId="Resumewphoto">
    <w:name w:val="Resume w/photo"/>
    <w:basedOn w:val="Corpodetexto"/>
    <w:pPr>
      <w:spacing w:after="0"/>
      <w:ind w:left="2880"/>
    </w:pPr>
    <w:rPr>
      <w:b/>
    </w:rPr>
  </w:style>
  <w:style w:type="paragraph" w:customStyle="1" w:styleId="ResumeIndent">
    <w:name w:val="Resume Indent"/>
    <w:basedOn w:val="IndentedMaterial"/>
    <w:pPr>
      <w:ind w:left="3240"/>
    </w:pPr>
  </w:style>
  <w:style w:type="paragraph" w:customStyle="1" w:styleId="IndentedMaterial">
    <w:name w:val="Indented Material"/>
    <w:basedOn w:val="Normal"/>
    <w:pPr>
      <w:spacing w:after="120" w:line="280" w:lineRule="atLeast"/>
      <w:ind w:left="720" w:hanging="360"/>
      <w:jc w:val="both"/>
    </w:pPr>
  </w:style>
  <w:style w:type="paragraph" w:customStyle="1" w:styleId="2dindent">
    <w:name w:val="2d indent"/>
    <w:basedOn w:val="IndentedMaterial"/>
    <w:pPr>
      <w:ind w:left="1080"/>
    </w:pPr>
  </w:style>
  <w:style w:type="paragraph" w:customStyle="1" w:styleId="HeadlinewoSubhead">
    <w:name w:val="Headline w/o Sub head"/>
    <w:basedOn w:val="Normal"/>
    <w:pPr>
      <w:spacing w:after="1080" w:line="280" w:lineRule="atLeast"/>
    </w:pPr>
    <w:rPr>
      <w:sz w:val="36"/>
    </w:rPr>
  </w:style>
  <w:style w:type="character" w:styleId="Nmerodepgina">
    <w:name w:val="page number"/>
    <w:basedOn w:val="Tipodeletrapredefinidodopargrafo"/>
    <w:rPr>
      <w:rFonts w:ascii="Arial" w:hAnsi="Arial"/>
      <w:sz w:val="20"/>
    </w:rPr>
  </w:style>
  <w:style w:type="paragraph" w:styleId="Ttulo">
    <w:name w:val="Title"/>
    <w:basedOn w:val="Normal"/>
    <w:qFormat/>
    <w:pPr>
      <w:widowControl/>
      <w:jc w:val="center"/>
    </w:pPr>
    <w:rPr>
      <w:b/>
    </w:rPr>
  </w:style>
  <w:style w:type="table" w:styleId="TabelacomGrelha">
    <w:name w:val="Table Grid"/>
    <w:basedOn w:val="Tabelanormal"/>
    <w:rsid w:val="00257473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semiHidden/>
    <w:rsid w:val="006A6076"/>
    <w:rPr>
      <w:rFonts w:ascii="Tahoma" w:hAnsi="Tahoma" w:cs="Tahoma"/>
      <w:sz w:val="16"/>
      <w:szCs w:val="16"/>
    </w:rPr>
  </w:style>
  <w:style w:type="character" w:styleId="Forte">
    <w:name w:val="Strong"/>
    <w:basedOn w:val="Tipodeletrapredefinidodopargrafo"/>
    <w:qFormat/>
    <w:rsid w:val="00A61BDC"/>
    <w:rPr>
      <w:b/>
      <w:bCs/>
    </w:rPr>
  </w:style>
  <w:style w:type="paragraph" w:customStyle="1" w:styleId="ZCom">
    <w:name w:val="Z_Com"/>
    <w:basedOn w:val="Normal"/>
    <w:next w:val="ZDGName"/>
    <w:rsid w:val="00C47DBE"/>
    <w:pPr>
      <w:autoSpaceDE w:val="0"/>
      <w:autoSpaceDN w:val="0"/>
      <w:ind w:right="85"/>
      <w:jc w:val="both"/>
    </w:pPr>
    <w:rPr>
      <w:rFonts w:eastAsia="SimSun" w:cs="Arial"/>
      <w:sz w:val="24"/>
      <w:szCs w:val="24"/>
      <w:lang w:eastAsia="zh-CN"/>
    </w:rPr>
  </w:style>
  <w:style w:type="paragraph" w:customStyle="1" w:styleId="ZDGName">
    <w:name w:val="Z_DGName"/>
    <w:basedOn w:val="Normal"/>
    <w:rsid w:val="00C47DBE"/>
    <w:pPr>
      <w:autoSpaceDE w:val="0"/>
      <w:autoSpaceDN w:val="0"/>
      <w:ind w:right="85"/>
    </w:pPr>
    <w:rPr>
      <w:rFonts w:eastAsia="SimSun" w:cs="Arial"/>
      <w:sz w:val="16"/>
      <w:szCs w:val="16"/>
      <w:lang w:eastAsia="zh-CN"/>
    </w:rPr>
  </w:style>
  <w:style w:type="character" w:styleId="Hiperligao">
    <w:name w:val="Hyperlink"/>
    <w:basedOn w:val="Tipodeletrapredefinidodopargrafo"/>
    <w:rsid w:val="002F1DDC"/>
    <w:rPr>
      <w:color w:val="0000FF"/>
      <w:u w:val="single"/>
    </w:rPr>
  </w:style>
  <w:style w:type="paragraph" w:customStyle="1" w:styleId="FooterLine">
    <w:name w:val="FooterLine"/>
    <w:basedOn w:val="Rodap"/>
    <w:next w:val="Rodap"/>
    <w:rsid w:val="00441BFB"/>
    <w:pPr>
      <w:widowControl/>
      <w:pBdr>
        <w:top w:val="single" w:sz="4" w:space="1" w:color="auto"/>
      </w:pBdr>
      <w:tabs>
        <w:tab w:val="clear" w:pos="4320"/>
        <w:tab w:val="clear" w:pos="8640"/>
        <w:tab w:val="right" w:pos="8647"/>
      </w:tabs>
      <w:spacing w:before="120"/>
    </w:pPr>
    <w:rPr>
      <w:sz w:val="16"/>
      <w:lang w:val="fi-FI"/>
    </w:rPr>
  </w:style>
  <w:style w:type="character" w:styleId="TextodoMarcadordePosio">
    <w:name w:val="Placeholder Text"/>
    <w:basedOn w:val="Tipodeletrapredefinidodopargrafo"/>
    <w:uiPriority w:val="99"/>
    <w:semiHidden/>
    <w:rsid w:val="0098192A"/>
  </w:style>
  <w:style w:type="table" w:customStyle="1" w:styleId="TableGrid1">
    <w:name w:val="Table Grid1"/>
    <w:basedOn w:val="Tabelanormal"/>
    <w:next w:val="TabelacomGrelha"/>
    <w:rsid w:val="0098192A"/>
    <w:pPr>
      <w:spacing w:after="12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yleStyleHeading212ptJustified">
    <w:name w:val="Style Style Heading 2 + 12 pt + Justified"/>
    <w:basedOn w:val="Normal"/>
    <w:uiPriority w:val="99"/>
    <w:rsid w:val="0098192A"/>
    <w:pPr>
      <w:keepNext/>
      <w:widowControl/>
      <w:numPr>
        <w:ilvl w:val="1"/>
        <w:numId w:val="27"/>
      </w:numPr>
      <w:spacing w:before="240" w:after="60"/>
      <w:jc w:val="both"/>
      <w:outlineLvl w:val="1"/>
    </w:pPr>
    <w:rPr>
      <w:rFonts w:eastAsia="PMingLiU" w:cs="Arial"/>
      <w:b/>
      <w:bCs/>
      <w:sz w:val="24"/>
    </w:rPr>
  </w:style>
  <w:style w:type="paragraph" w:styleId="Reviso">
    <w:name w:val="Revision"/>
    <w:hidden/>
    <w:uiPriority w:val="99"/>
    <w:semiHidden/>
    <w:rsid w:val="001B7371"/>
    <w:rPr>
      <w:rFonts w:ascii="Arial" w:hAnsi="Arial"/>
      <w:lang w:eastAsia="en-US"/>
    </w:rPr>
  </w:style>
  <w:style w:type="paragraph" w:styleId="PargrafodaLista">
    <w:name w:val="List Paragraph"/>
    <w:basedOn w:val="Normal"/>
    <w:uiPriority w:val="34"/>
    <w:qFormat/>
    <w:rsid w:val="001B737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0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1A508D6-0917-4312-AFED-865BDE719B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277</Words>
  <Characters>1497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2025-10-16T14:22:00Z</dcterms:created>
  <dcterms:modified xsi:type="dcterms:W3CDTF">2025-10-16T14:22:00Z</dcterms:modified>
  <cp:category/>
  <cp:contentStatus/>
</cp:coreProperties>
</file>