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008677" w14:textId="158A1378" w:rsidR="00881AC3" w:rsidRPr="00B76616" w:rsidRDefault="00D115A0" w:rsidP="003A4026">
      <w:pPr>
        <w:pStyle w:val="Ttulo"/>
        <w:spacing w:before="360"/>
        <w:jc w:val="left"/>
        <w:rPr>
          <w:rFonts w:ascii="Calibri" w:hAnsi="Calibri" w:cs="Calibri"/>
          <w:b w:val="0"/>
          <w:bCs/>
          <w:color w:val="000000"/>
          <w:sz w:val="40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/>
          <w:i/>
          <w:color w:val="A6A6A6" w:themeColor="background1" w:themeShade="A6"/>
          <w:sz w:val="16"/>
          <w:szCs w:val="16"/>
        </w:rPr>
        <w:t>PM²Template V.3.0</w:t>
      </w:r>
      <w:r w:rsidR="003A4026">
        <w:rPr>
          <w:rFonts w:asciiTheme="minorHAnsi" w:hAnsiTheme="minorHAnsi"/>
          <w:i/>
          <w:color w:val="808080" w:themeColor="background1" w:themeShade="80"/>
        </w:rPr>
        <w:tab/>
      </w:r>
      <w:r w:rsidR="003A4026">
        <w:rPr>
          <w:rFonts w:asciiTheme="minorHAnsi" w:hAnsiTheme="minorHAnsi"/>
          <w:i/>
          <w:color w:val="808080" w:themeColor="background1" w:themeShade="80"/>
        </w:rPr>
        <w:tab/>
      </w:r>
      <w:r w:rsidR="000F7166">
        <w:rPr>
          <w:rFonts w:asciiTheme="minorHAnsi" w:hAnsiTheme="minorHAnsi"/>
          <w:i/>
          <w:color w:val="808080" w:themeColor="background1" w:themeShade="80"/>
        </w:rPr>
        <w:t xml:space="preserve">                </w:t>
      </w:r>
      <w:r w:rsidR="00881AC3" w:rsidRPr="00B76616">
        <w:rPr>
          <w:rFonts w:ascii="Calibri" w:hAnsi="Calibri" w:cs="Calibri"/>
          <w:b w:val="0"/>
          <w:bCs/>
          <w:color w:val="000000"/>
          <w:sz w:val="40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Meeting </w:t>
      </w:r>
      <w:r w:rsidR="008C31FB" w:rsidRPr="00B76616">
        <w:rPr>
          <w:rFonts w:ascii="Calibri" w:hAnsi="Calibri" w:cs="Calibri"/>
          <w:b w:val="0"/>
          <w:bCs/>
          <w:color w:val="000000"/>
          <w:sz w:val="40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Agenda</w:t>
      </w:r>
    </w:p>
    <w:p w14:paraId="08333B48" w14:textId="11C7032E" w:rsidR="00B76616" w:rsidRPr="00B76616" w:rsidRDefault="004E783A" w:rsidP="001673F6">
      <w:pPr>
        <w:spacing w:after="240"/>
        <w:jc w:val="center"/>
      </w:pPr>
      <w:r>
        <w:rPr>
          <w:rFonts w:asciiTheme="minorHAnsi" w:eastAsia="PMingLiU" w:hAnsiTheme="minorHAnsi" w:cstheme="minorHAnsi"/>
          <w:b/>
          <w:color w:val="984806" w:themeColor="accent6" w:themeShade="80"/>
          <w:sz w:val="36"/>
          <w:szCs w:val="36"/>
        </w:rPr>
        <w:t>&lt;Project Name&gt;</w:t>
      </w:r>
    </w:p>
    <w:tbl>
      <w:tblPr>
        <w:tblW w:w="9923" w:type="dxa"/>
        <w:tblInd w:w="-34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786"/>
        <w:gridCol w:w="2743"/>
        <w:gridCol w:w="1984"/>
        <w:gridCol w:w="2410"/>
      </w:tblGrid>
      <w:tr w:rsidR="007E288A" w:rsidRPr="00295258" w14:paraId="755677DC" w14:textId="77777777" w:rsidTr="00444B52">
        <w:trPr>
          <w:trHeight w:val="396"/>
        </w:trPr>
        <w:tc>
          <w:tcPr>
            <w:tcW w:w="2786" w:type="dxa"/>
            <w:shd w:val="clear" w:color="auto" w:fill="E6E6E6"/>
            <w:vAlign w:val="center"/>
          </w:tcPr>
          <w:p w14:paraId="3075E78A" w14:textId="77777777" w:rsidR="007E288A" w:rsidRPr="00295258" w:rsidRDefault="007E288A" w:rsidP="00444B52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Project:</w:t>
            </w:r>
          </w:p>
        </w:tc>
        <w:tc>
          <w:tcPr>
            <w:tcW w:w="2743" w:type="dxa"/>
            <w:vAlign w:val="center"/>
          </w:tcPr>
          <w:p w14:paraId="36405D52" w14:textId="383DAEF5" w:rsidR="007E288A" w:rsidRPr="001E4199" w:rsidRDefault="001E4199" w:rsidP="00444B52">
            <w:pPr>
              <w:snapToGrid w:val="0"/>
              <w:jc w:val="right"/>
              <w:rPr>
                <w:rFonts w:ascii="Calibri" w:hAnsi="Calibri" w:cs="Arial"/>
                <w:bCs/>
                <w:lang w:val="pt-PT"/>
                <w:rPrChange w:id="0" w:author="Autor">
                  <w:rPr>
                    <w:rFonts w:ascii="Calibri" w:hAnsi="Calibri" w:cs="Arial"/>
                    <w:bCs/>
                  </w:rPr>
                </w:rPrChange>
              </w:rPr>
            </w:pPr>
            <w:ins w:id="1" w:author="Autor">
              <w:r w:rsidRPr="001E4199">
                <w:rPr>
                  <w:rFonts w:ascii="Calibri" w:hAnsi="Calibri" w:cs="Arial"/>
                  <w:bCs/>
                  <w:lang w:val="pt-PT"/>
                  <w:rPrChange w:id="2" w:author="Autor">
                    <w:rPr>
                      <w:rFonts w:ascii="Calibri" w:hAnsi="Calibri" w:cs="Arial"/>
                      <w:bCs/>
                    </w:rPr>
                  </w:rPrChange>
                </w:rPr>
                <w:t>Aplicação de Gestão de I</w:t>
              </w:r>
              <w:r>
                <w:rPr>
                  <w:rFonts w:ascii="Calibri" w:hAnsi="Calibri" w:cs="Arial"/>
                  <w:bCs/>
                  <w:lang w:val="pt-PT"/>
                </w:rPr>
                <w:t xml:space="preserve">nventário - </w:t>
              </w:r>
              <w:proofErr w:type="spellStart"/>
              <w:r>
                <w:rPr>
                  <w:rFonts w:ascii="Calibri" w:hAnsi="Calibri" w:cs="Arial"/>
                  <w:bCs/>
                  <w:lang w:val="pt-PT"/>
                </w:rPr>
                <w:t>Fundapeças</w:t>
              </w:r>
            </w:ins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5E48D181" w14:textId="77777777" w:rsidR="007E288A" w:rsidRPr="00295258" w:rsidRDefault="007E288A" w:rsidP="00444B52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Date/Time:</w:t>
            </w:r>
          </w:p>
        </w:tc>
        <w:tc>
          <w:tcPr>
            <w:tcW w:w="2410" w:type="dxa"/>
            <w:vAlign w:val="center"/>
          </w:tcPr>
          <w:p w14:paraId="2A9A1CFA" w14:textId="47E0457E" w:rsidR="007E288A" w:rsidRPr="00295258" w:rsidRDefault="001E4199" w:rsidP="00444B52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ins w:id="3" w:author="Autor">
              <w:r>
                <w:rPr>
                  <w:rFonts w:ascii="Calibri" w:hAnsi="Calibri" w:cs="Arial"/>
                  <w:bCs/>
                </w:rPr>
                <w:t>09/10/2025, 16h30</w:t>
              </w:r>
            </w:ins>
          </w:p>
        </w:tc>
      </w:tr>
      <w:tr w:rsidR="007E288A" w:rsidRPr="00295258" w14:paraId="12DF5FDC" w14:textId="77777777" w:rsidTr="00444B52">
        <w:trPr>
          <w:trHeight w:val="396"/>
        </w:trPr>
        <w:tc>
          <w:tcPr>
            <w:tcW w:w="2786" w:type="dxa"/>
            <w:shd w:val="clear" w:color="auto" w:fill="E6E6E6"/>
            <w:vAlign w:val="center"/>
          </w:tcPr>
          <w:p w14:paraId="11413959" w14:textId="77777777" w:rsidR="007E288A" w:rsidRPr="00295258" w:rsidRDefault="007E288A" w:rsidP="00444B52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Type:</w:t>
            </w:r>
          </w:p>
        </w:tc>
        <w:tc>
          <w:tcPr>
            <w:tcW w:w="2743" w:type="dxa"/>
            <w:vAlign w:val="center"/>
          </w:tcPr>
          <w:p w14:paraId="0E41B9B7" w14:textId="727F15F5" w:rsidR="007E288A" w:rsidRPr="00295258" w:rsidRDefault="001E4199" w:rsidP="00444B52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proofErr w:type="spellStart"/>
            <w:ins w:id="4" w:author="Autor">
              <w:r>
                <w:rPr>
                  <w:rFonts w:ascii="Calibri" w:hAnsi="Calibri" w:cs="Arial"/>
                  <w:bCs/>
                </w:rPr>
                <w:t>Presencial</w:t>
              </w:r>
            </w:ins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0A7E65AB" w14:textId="77777777" w:rsidR="007E288A" w:rsidRPr="00295258" w:rsidRDefault="007E288A" w:rsidP="00444B52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Location:</w:t>
            </w:r>
          </w:p>
        </w:tc>
        <w:tc>
          <w:tcPr>
            <w:tcW w:w="2410" w:type="dxa"/>
            <w:vAlign w:val="center"/>
          </w:tcPr>
          <w:p w14:paraId="2E0F0FD6" w14:textId="3767DC3B" w:rsidR="007E288A" w:rsidRPr="00295258" w:rsidRDefault="001E4199" w:rsidP="00444B52">
            <w:pPr>
              <w:snapToGrid w:val="0"/>
              <w:jc w:val="right"/>
              <w:rPr>
                <w:rFonts w:ascii="Calibri" w:hAnsi="Calibri" w:cs="Arial"/>
                <w:bCs/>
                <w:sz w:val="18"/>
                <w:szCs w:val="18"/>
              </w:rPr>
            </w:pPr>
            <w:ins w:id="5" w:author="Autor">
              <w:r>
                <w:rPr>
                  <w:rFonts w:ascii="Calibri" w:hAnsi="Calibri" w:cs="Arial"/>
                  <w:bCs/>
                  <w:sz w:val="18"/>
                  <w:szCs w:val="18"/>
                </w:rPr>
                <w:t>Sala de aula</w:t>
              </w:r>
            </w:ins>
          </w:p>
        </w:tc>
      </w:tr>
      <w:tr w:rsidR="007E288A" w:rsidRPr="00295258" w14:paraId="4CAC625B" w14:textId="77777777" w:rsidTr="00444B52">
        <w:trPr>
          <w:trHeight w:val="432"/>
        </w:trPr>
        <w:tc>
          <w:tcPr>
            <w:tcW w:w="2786" w:type="dxa"/>
            <w:shd w:val="clear" w:color="auto" w:fill="E6E6E6"/>
            <w:vAlign w:val="center"/>
          </w:tcPr>
          <w:p w14:paraId="1E6D299B" w14:textId="77777777" w:rsidR="007E288A" w:rsidRPr="00295258" w:rsidRDefault="007E288A" w:rsidP="00444B52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Coordinator:</w:t>
            </w:r>
          </w:p>
        </w:tc>
        <w:tc>
          <w:tcPr>
            <w:tcW w:w="2743" w:type="dxa"/>
            <w:vAlign w:val="center"/>
          </w:tcPr>
          <w:p w14:paraId="5CE1D900" w14:textId="071A3CAE" w:rsidR="007E288A" w:rsidRPr="00295258" w:rsidRDefault="001E4199" w:rsidP="00444B52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ins w:id="6" w:author="Autor">
              <w:r>
                <w:rPr>
                  <w:rFonts w:ascii="Calibri" w:hAnsi="Calibri" w:cs="Arial"/>
                  <w:bCs/>
                </w:rPr>
                <w:t xml:space="preserve">A </w:t>
              </w:r>
              <w:proofErr w:type="spellStart"/>
              <w:r>
                <w:rPr>
                  <w:rFonts w:ascii="Calibri" w:hAnsi="Calibri" w:cs="Arial"/>
                  <w:bCs/>
                </w:rPr>
                <w:t>definir</w:t>
              </w:r>
            </w:ins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5F4ECFF5" w14:textId="77777777" w:rsidR="007E288A" w:rsidRPr="00295258" w:rsidRDefault="007E288A" w:rsidP="00444B52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Issue Date:</w:t>
            </w:r>
          </w:p>
        </w:tc>
        <w:tc>
          <w:tcPr>
            <w:tcW w:w="2410" w:type="dxa"/>
            <w:vAlign w:val="center"/>
          </w:tcPr>
          <w:p w14:paraId="6D8CC69D" w14:textId="7FD59850" w:rsidR="007E288A" w:rsidRPr="003A4026" w:rsidRDefault="001E4199" w:rsidP="00444B52">
            <w:pPr>
              <w:snapToGrid w:val="0"/>
              <w:jc w:val="right"/>
              <w:rPr>
                <w:rFonts w:ascii="Calibri" w:hAnsi="Calibri" w:cs="Arial"/>
                <w:bCs/>
              </w:rPr>
            </w:pPr>
            <w:ins w:id="7" w:author="Autor">
              <w:r>
                <w:rPr>
                  <w:rFonts w:ascii="Calibri" w:hAnsi="Calibri" w:cs="Arial"/>
                  <w:bCs/>
                </w:rPr>
                <w:t>09/10/2025</w:t>
              </w:r>
            </w:ins>
          </w:p>
        </w:tc>
      </w:tr>
    </w:tbl>
    <w:p w14:paraId="0C461780" w14:textId="77777777" w:rsidR="004F18BE" w:rsidRPr="00E6131D" w:rsidRDefault="004F18BE" w:rsidP="004F18BE">
      <w:pPr>
        <w:rPr>
          <w:rFonts w:ascii="Calibri" w:hAnsi="Calibri" w:cs="Calibri"/>
          <w:sz w:val="22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936"/>
        <w:gridCol w:w="992"/>
        <w:gridCol w:w="4961"/>
      </w:tblGrid>
      <w:tr w:rsidR="009671FC" w:rsidRPr="00E6131D" w14:paraId="6D8D254B" w14:textId="77777777" w:rsidTr="00E6131D"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78004630" w14:textId="77777777" w:rsidR="009671FC" w:rsidRPr="00E6131D" w:rsidRDefault="00635A08" w:rsidP="009671FC">
            <w:pPr>
              <w:rPr>
                <w:rFonts w:ascii="Calibri" w:hAnsi="Calibri" w:cs="Calibri"/>
                <w:b/>
                <w:sz w:val="22"/>
              </w:rPr>
            </w:pPr>
            <w:r w:rsidRPr="00E6131D">
              <w:rPr>
                <w:rFonts w:ascii="Calibri" w:hAnsi="Calibri" w:cs="Calibri"/>
                <w:b/>
                <w:bCs/>
                <w:color w:val="000000"/>
                <w:sz w:val="22"/>
              </w:rPr>
              <w:t>Participant</w:t>
            </w:r>
            <w:r w:rsidR="00A511A9" w:rsidRPr="00E6131D">
              <w:rPr>
                <w:rFonts w:ascii="Calibri" w:hAnsi="Calibri" w:cs="Calibri"/>
                <w:b/>
                <w:bCs/>
                <w:color w:val="000000"/>
                <w:sz w:val="22"/>
              </w:rPr>
              <w:t xml:space="preserve"> </w:t>
            </w:r>
            <w:r w:rsidR="00A511A9" w:rsidRPr="00E6131D">
              <w:rPr>
                <w:rFonts w:ascii="Calibri" w:hAnsi="Calibri" w:cs="Calibri"/>
                <w:b/>
                <w:sz w:val="22"/>
              </w:rPr>
              <w:t>Name</w:t>
            </w:r>
            <w:r w:rsidR="00A511A9" w:rsidRPr="00E6131D">
              <w:rPr>
                <w:rFonts w:ascii="Calibri" w:hAnsi="Calibri" w:cs="Calibri"/>
                <w:b/>
                <w:bCs/>
                <w:color w:val="000000"/>
                <w:sz w:val="22"/>
              </w:rPr>
              <w:t xml:space="preserve"> </w:t>
            </w:r>
            <w:r w:rsidR="00A511A9" w:rsidRPr="00E6131D">
              <w:rPr>
                <w:rFonts w:ascii="Calibri" w:hAnsi="Calibri" w:cs="Calibri"/>
                <w:bCs/>
                <w:i/>
                <w:color w:val="000000"/>
                <w:sz w:val="22"/>
              </w:rPr>
              <w:t>(invited)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3D91A496" w14:textId="77777777" w:rsidR="009671FC" w:rsidRPr="00E6131D" w:rsidRDefault="009671FC" w:rsidP="00E6131D">
            <w:pPr>
              <w:jc w:val="center"/>
              <w:rPr>
                <w:rFonts w:ascii="Calibri" w:hAnsi="Calibri" w:cs="Calibri"/>
                <w:sz w:val="22"/>
              </w:rPr>
            </w:pPr>
            <w:r w:rsidRPr="00E6131D">
              <w:rPr>
                <w:rFonts w:ascii="Calibri" w:hAnsi="Calibri" w:cs="Calibri"/>
                <w:b/>
                <w:szCs w:val="18"/>
              </w:rPr>
              <w:t>Initials</w:t>
            </w: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1763DFCB" w14:textId="77777777" w:rsidR="009671FC" w:rsidRPr="00E6131D" w:rsidRDefault="004F18BE" w:rsidP="00E6131D">
            <w:pPr>
              <w:jc w:val="center"/>
              <w:rPr>
                <w:rFonts w:ascii="Calibri" w:hAnsi="Calibri" w:cs="Calibri"/>
                <w:sz w:val="22"/>
              </w:rPr>
            </w:pPr>
            <w:r w:rsidRPr="00E6131D">
              <w:rPr>
                <w:rFonts w:ascii="Calibri" w:hAnsi="Calibri" w:cs="Calibri"/>
                <w:b/>
                <w:bCs/>
                <w:color w:val="000000"/>
                <w:sz w:val="22"/>
              </w:rPr>
              <w:t>Organisation / Email</w:t>
            </w:r>
          </w:p>
        </w:tc>
      </w:tr>
      <w:tr w:rsidR="009671FC" w:rsidRPr="00E6131D" w14:paraId="12FB1641" w14:textId="77777777" w:rsidTr="00E6131D"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DC9113" w14:textId="77777777" w:rsidR="009671FC" w:rsidRPr="00E6131D" w:rsidRDefault="009671FC" w:rsidP="009671FC">
            <w:pPr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B67638" w14:textId="77777777" w:rsidR="009671FC" w:rsidRPr="00E6131D" w:rsidRDefault="009671FC" w:rsidP="00E6131D">
            <w:pPr>
              <w:jc w:val="center"/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E226E6" w14:textId="77777777" w:rsidR="009671FC" w:rsidRPr="00E6131D" w:rsidRDefault="009671FC" w:rsidP="009671FC">
            <w:pPr>
              <w:rPr>
                <w:rFonts w:ascii="Calibri" w:hAnsi="Calibri" w:cs="Calibri"/>
                <w:szCs w:val="18"/>
                <w:lang w:val="en-US"/>
              </w:rPr>
            </w:pPr>
          </w:p>
        </w:tc>
      </w:tr>
      <w:tr w:rsidR="009671FC" w:rsidRPr="00E6131D" w14:paraId="1773F04A" w14:textId="77777777" w:rsidTr="00E6131D"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918724" w14:textId="77777777" w:rsidR="009671FC" w:rsidRPr="00E6131D" w:rsidRDefault="009671FC" w:rsidP="00635A08">
            <w:pPr>
              <w:rPr>
                <w:rFonts w:ascii="Calibri" w:eastAsia="MS Mincho" w:hAnsi="Calibri" w:cs="Calibri"/>
                <w:color w:val="1F497D"/>
                <w:kern w:val="0"/>
                <w:sz w:val="24"/>
                <w:szCs w:val="22"/>
                <w:lang w:val="en-IE" w:eastAsia="ja-JP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FA4D83" w14:textId="77777777" w:rsidR="009671FC" w:rsidRPr="00E6131D" w:rsidRDefault="009671FC" w:rsidP="00E6131D">
            <w:pPr>
              <w:jc w:val="center"/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7C87D5" w14:textId="77777777" w:rsidR="009671FC" w:rsidRPr="00E6131D" w:rsidRDefault="009671FC" w:rsidP="009671FC">
            <w:pPr>
              <w:rPr>
                <w:rFonts w:ascii="Calibri" w:hAnsi="Calibri" w:cs="Calibri"/>
                <w:szCs w:val="18"/>
                <w:lang w:val="el-GR"/>
              </w:rPr>
            </w:pPr>
          </w:p>
        </w:tc>
      </w:tr>
      <w:tr w:rsidR="009671FC" w:rsidRPr="00E6131D" w14:paraId="59DC368C" w14:textId="77777777" w:rsidTr="00E6131D"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D60EBD" w14:textId="77777777" w:rsidR="009671FC" w:rsidRPr="00E6131D" w:rsidRDefault="009671FC" w:rsidP="009671FC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0049EC" w14:textId="77777777" w:rsidR="009671FC" w:rsidRPr="00E6131D" w:rsidRDefault="009671FC" w:rsidP="00E6131D">
            <w:pPr>
              <w:jc w:val="center"/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208D5E" w14:textId="77777777" w:rsidR="009671FC" w:rsidRPr="00E6131D" w:rsidRDefault="009671FC" w:rsidP="009671FC">
            <w:pPr>
              <w:rPr>
                <w:rFonts w:ascii="Calibri" w:hAnsi="Calibri" w:cs="Calibri"/>
                <w:szCs w:val="18"/>
                <w:lang w:val="el-GR"/>
              </w:rPr>
            </w:pPr>
          </w:p>
        </w:tc>
      </w:tr>
      <w:tr w:rsidR="009671FC" w:rsidRPr="00E6131D" w14:paraId="176D95DB" w14:textId="77777777" w:rsidTr="00E6131D"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258C2C" w14:textId="77777777" w:rsidR="00635A08" w:rsidRPr="00E6131D" w:rsidRDefault="00635A08" w:rsidP="009671FC">
            <w:pPr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7F62BA" w14:textId="77777777" w:rsidR="009671FC" w:rsidRPr="00E6131D" w:rsidRDefault="009671FC" w:rsidP="00E6131D">
            <w:pPr>
              <w:jc w:val="center"/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FB6565" w14:textId="77777777" w:rsidR="009671FC" w:rsidRPr="00E6131D" w:rsidRDefault="009671FC" w:rsidP="009671FC">
            <w:pPr>
              <w:rPr>
                <w:rFonts w:ascii="Calibri" w:hAnsi="Calibri" w:cs="Calibri"/>
                <w:szCs w:val="18"/>
                <w:lang w:val="el-GR"/>
              </w:rPr>
            </w:pPr>
          </w:p>
        </w:tc>
      </w:tr>
      <w:tr w:rsidR="00A0753F" w:rsidRPr="00E6131D" w14:paraId="6826DA20" w14:textId="77777777" w:rsidTr="00E6131D"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1AB4F1" w14:textId="77777777" w:rsidR="00A0753F" w:rsidRPr="00E6131D" w:rsidRDefault="00A0753F" w:rsidP="00B27204">
            <w:pPr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9C7F35" w14:textId="77777777" w:rsidR="00A0753F" w:rsidRPr="00E6131D" w:rsidRDefault="00A0753F" w:rsidP="00E6131D">
            <w:pPr>
              <w:jc w:val="center"/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C8DF2E" w14:textId="77777777" w:rsidR="00A0753F" w:rsidRPr="00E6131D" w:rsidRDefault="00A0753F" w:rsidP="00B27204">
            <w:pPr>
              <w:rPr>
                <w:rFonts w:ascii="Calibri" w:hAnsi="Calibri" w:cs="Calibri"/>
                <w:sz w:val="22"/>
                <w:lang w:val="en-US"/>
              </w:rPr>
            </w:pPr>
          </w:p>
        </w:tc>
      </w:tr>
      <w:tr w:rsidR="00A0753F" w:rsidRPr="00E6131D" w14:paraId="6E0BFED7" w14:textId="77777777" w:rsidTr="00E6131D"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8AE57A" w14:textId="77777777" w:rsidR="00A0753F" w:rsidRPr="00E6131D" w:rsidRDefault="00A0753F" w:rsidP="00B27204">
            <w:pPr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9249B8" w14:textId="77777777" w:rsidR="00A0753F" w:rsidRPr="00E6131D" w:rsidRDefault="00A0753F" w:rsidP="00E6131D">
            <w:pPr>
              <w:jc w:val="center"/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22EDDE" w14:textId="77777777" w:rsidR="00A0753F" w:rsidRPr="00E6131D" w:rsidRDefault="00A0753F" w:rsidP="00B27204">
            <w:pPr>
              <w:rPr>
                <w:rFonts w:ascii="Calibri" w:hAnsi="Calibri" w:cs="Calibri"/>
                <w:sz w:val="22"/>
                <w:lang w:val="en-US"/>
              </w:rPr>
            </w:pPr>
          </w:p>
        </w:tc>
      </w:tr>
      <w:tr w:rsidR="00A0753F" w:rsidRPr="00E6131D" w14:paraId="627C4A1C" w14:textId="77777777" w:rsidTr="00E6131D"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3C69DA" w14:textId="77777777" w:rsidR="00A0753F" w:rsidRPr="00E6131D" w:rsidRDefault="00A0753F" w:rsidP="00B27204">
            <w:pPr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B5C8C1" w14:textId="77777777" w:rsidR="00A0753F" w:rsidRPr="00E6131D" w:rsidRDefault="00A0753F" w:rsidP="00E6131D">
            <w:pPr>
              <w:jc w:val="center"/>
              <w:rPr>
                <w:rFonts w:ascii="Calibri" w:hAnsi="Calibri" w:cs="Calibri"/>
                <w:sz w:val="22"/>
                <w:lang w:val="en-US"/>
              </w:rPr>
            </w:pP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E377EA" w14:textId="77777777" w:rsidR="00A0753F" w:rsidRPr="00E6131D" w:rsidRDefault="00A0753F" w:rsidP="00B27204">
            <w:pPr>
              <w:rPr>
                <w:rFonts w:ascii="Calibri" w:hAnsi="Calibri" w:cs="Calibri"/>
                <w:szCs w:val="18"/>
                <w:lang w:val="el-GR"/>
              </w:rPr>
            </w:pPr>
          </w:p>
        </w:tc>
      </w:tr>
    </w:tbl>
    <w:p w14:paraId="553408E9" w14:textId="77777777" w:rsidR="009671FC" w:rsidRPr="00E6131D" w:rsidRDefault="009671FC" w:rsidP="009671FC">
      <w:pPr>
        <w:rPr>
          <w:rFonts w:ascii="Calibri" w:hAnsi="Calibri" w:cs="Calibri"/>
          <w:sz w:val="22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9889"/>
      </w:tblGrid>
      <w:tr w:rsidR="00A511A9" w:rsidRPr="00E6131D" w14:paraId="5A4E22FA" w14:textId="77777777" w:rsidTr="00E6131D">
        <w:trPr>
          <w:trHeight w:val="634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4846AC55" w14:textId="77777777" w:rsidR="00A511A9" w:rsidRPr="00E6131D" w:rsidRDefault="00A511A9" w:rsidP="00A511A9">
            <w:pPr>
              <w:rPr>
                <w:rFonts w:ascii="Calibri" w:hAnsi="Calibri" w:cs="Calibri"/>
                <w:sz w:val="22"/>
              </w:rPr>
            </w:pPr>
            <w:r w:rsidRPr="00E6131D">
              <w:rPr>
                <w:rFonts w:ascii="Calibri" w:hAnsi="Calibri" w:cs="Calibri"/>
                <w:b/>
                <w:sz w:val="22"/>
              </w:rPr>
              <w:t>Meeting Objectives</w:t>
            </w:r>
          </w:p>
        </w:tc>
      </w:tr>
      <w:tr w:rsidR="00A511A9" w:rsidRPr="001E4199" w14:paraId="69EAD99D" w14:textId="77777777" w:rsidTr="00E6131D">
        <w:trPr>
          <w:trHeight w:val="1470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A36C7D" w14:textId="77777777" w:rsidR="000E1EAF" w:rsidRDefault="001E4199" w:rsidP="00E6131D">
            <w:pPr>
              <w:numPr>
                <w:ilvl w:val="0"/>
                <w:numId w:val="4"/>
              </w:numPr>
              <w:rPr>
                <w:ins w:id="8" w:author="Autor"/>
                <w:rFonts w:ascii="Calibri" w:hAnsi="Calibri" w:cs="Calibri"/>
                <w:sz w:val="22"/>
                <w:lang w:val="pt-PT"/>
              </w:rPr>
            </w:pPr>
            <w:ins w:id="9" w:author="Autor">
              <w:r w:rsidRPr="001E4199">
                <w:rPr>
                  <w:rFonts w:ascii="Calibri" w:hAnsi="Calibri" w:cs="Calibri"/>
                  <w:sz w:val="22"/>
                  <w:lang w:val="pt-PT"/>
                  <w:rPrChange w:id="10" w:author="Autor">
                    <w:rPr>
                      <w:rFonts w:ascii="Calibri" w:hAnsi="Calibri" w:cs="Calibri"/>
                      <w:sz w:val="22"/>
                      <w:lang w:val="en-US"/>
                    </w:rPr>
                  </w:rPrChange>
                </w:rPr>
                <w:t xml:space="preserve">Discutir </w:t>
              </w:r>
              <w:proofErr w:type="spellStart"/>
              <w:r w:rsidRPr="001E4199">
                <w:rPr>
                  <w:rFonts w:ascii="Calibri" w:hAnsi="Calibri" w:cs="Calibri"/>
                  <w:sz w:val="22"/>
                  <w:lang w:val="pt-PT"/>
                  <w:rPrChange w:id="11" w:author="Autor">
                    <w:rPr>
                      <w:rFonts w:ascii="Calibri" w:hAnsi="Calibri" w:cs="Calibri"/>
                      <w:sz w:val="22"/>
                      <w:lang w:val="en-US"/>
                    </w:rPr>
                  </w:rPrChange>
                </w:rPr>
                <w:t>teconologias</w:t>
              </w:r>
              <w:proofErr w:type="spellEnd"/>
              <w:r w:rsidRPr="001E4199">
                <w:rPr>
                  <w:rFonts w:ascii="Calibri" w:hAnsi="Calibri" w:cs="Calibri"/>
                  <w:sz w:val="22"/>
                  <w:lang w:val="pt-PT"/>
                  <w:rPrChange w:id="12" w:author="Autor">
                    <w:rPr>
                      <w:rFonts w:ascii="Calibri" w:hAnsi="Calibri" w:cs="Calibri"/>
                      <w:sz w:val="22"/>
                      <w:lang w:val="en-US"/>
                    </w:rPr>
                  </w:rPrChange>
                </w:rPr>
                <w:t xml:space="preserve"> a </w:t>
              </w:r>
              <w:proofErr w:type="spellStart"/>
              <w:r w:rsidRPr="001E4199">
                <w:rPr>
                  <w:rFonts w:ascii="Calibri" w:hAnsi="Calibri" w:cs="Calibri"/>
                  <w:sz w:val="22"/>
                  <w:lang w:val="pt-PT"/>
                  <w:rPrChange w:id="13" w:author="Autor">
                    <w:rPr>
                      <w:rFonts w:ascii="Calibri" w:hAnsi="Calibri" w:cs="Calibri"/>
                      <w:sz w:val="22"/>
                      <w:lang w:val="en-US"/>
                    </w:rPr>
                  </w:rPrChange>
                </w:rPr>
                <w:t>utilizer</w:t>
              </w:r>
              <w:proofErr w:type="spellEnd"/>
              <w:r w:rsidRPr="001E4199">
                <w:rPr>
                  <w:rFonts w:ascii="Calibri" w:hAnsi="Calibri" w:cs="Calibri"/>
                  <w:sz w:val="22"/>
                  <w:lang w:val="pt-PT"/>
                  <w:rPrChange w:id="14" w:author="Autor">
                    <w:rPr>
                      <w:rFonts w:ascii="Calibri" w:hAnsi="Calibri" w:cs="Calibri"/>
                      <w:sz w:val="22"/>
                      <w:lang w:val="en-US"/>
                    </w:rPr>
                  </w:rPrChange>
                </w:rPr>
                <w:t xml:space="preserve"> n</w:t>
              </w:r>
              <w:r>
                <w:rPr>
                  <w:rFonts w:ascii="Calibri" w:hAnsi="Calibri" w:cs="Calibri"/>
                  <w:sz w:val="22"/>
                  <w:lang w:val="pt-PT"/>
                </w:rPr>
                <w:t>o desenvolvimento da aplicação móvel</w:t>
              </w:r>
            </w:ins>
          </w:p>
          <w:p w14:paraId="7F63E584" w14:textId="77777777" w:rsidR="001E4199" w:rsidRDefault="001E4199" w:rsidP="00E6131D">
            <w:pPr>
              <w:numPr>
                <w:ilvl w:val="0"/>
                <w:numId w:val="4"/>
              </w:numPr>
              <w:rPr>
                <w:ins w:id="15" w:author="Autor"/>
                <w:rFonts w:ascii="Calibri" w:hAnsi="Calibri" w:cs="Calibri"/>
                <w:sz w:val="22"/>
                <w:lang w:val="pt-PT"/>
              </w:rPr>
            </w:pPr>
            <w:ins w:id="16" w:author="Autor">
              <w:r>
                <w:rPr>
                  <w:rFonts w:ascii="Calibri" w:hAnsi="Calibri" w:cs="Calibri"/>
                  <w:sz w:val="22"/>
                  <w:lang w:val="pt-PT"/>
                </w:rPr>
                <w:t xml:space="preserve">Garantir alinhamento da equipa sobre arquitetura e </w:t>
              </w:r>
              <w:proofErr w:type="spellStart"/>
              <w:r>
                <w:rPr>
                  <w:rFonts w:ascii="Calibri" w:hAnsi="Calibri" w:cs="Calibri"/>
                  <w:sz w:val="22"/>
                  <w:lang w:val="pt-PT"/>
                </w:rPr>
                <w:t>stack</w:t>
              </w:r>
              <w:proofErr w:type="spellEnd"/>
              <w:r>
                <w:rPr>
                  <w:rFonts w:ascii="Calibri" w:hAnsi="Calibri" w:cs="Calibri"/>
                  <w:sz w:val="22"/>
                  <w:lang w:val="pt-PT"/>
                </w:rPr>
                <w:t xml:space="preserve"> tecnológica</w:t>
              </w:r>
            </w:ins>
          </w:p>
          <w:p w14:paraId="02A0B275" w14:textId="39BA2D1A" w:rsidR="001E4199" w:rsidRPr="001E4199" w:rsidRDefault="001E4199" w:rsidP="00E6131D">
            <w:pPr>
              <w:numPr>
                <w:ilvl w:val="0"/>
                <w:numId w:val="4"/>
              </w:numPr>
              <w:rPr>
                <w:rFonts w:ascii="Calibri" w:hAnsi="Calibri" w:cs="Calibri"/>
                <w:sz w:val="22"/>
                <w:lang w:val="pt-PT"/>
                <w:rPrChange w:id="17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</w:pPr>
            <w:ins w:id="18" w:author="Autor">
              <w:r>
                <w:rPr>
                  <w:rFonts w:ascii="Calibri" w:hAnsi="Calibri" w:cs="Calibri"/>
                  <w:sz w:val="22"/>
                  <w:lang w:val="pt-PT"/>
                </w:rPr>
                <w:t>Definir próximos passos para o planeamento do projeto</w:t>
              </w:r>
            </w:ins>
          </w:p>
        </w:tc>
      </w:tr>
    </w:tbl>
    <w:p w14:paraId="71AB5532" w14:textId="77777777" w:rsidR="00A511A9" w:rsidRPr="001E4199" w:rsidRDefault="00A511A9" w:rsidP="009671FC">
      <w:pPr>
        <w:rPr>
          <w:rFonts w:ascii="Calibri" w:hAnsi="Calibri" w:cs="Calibri"/>
          <w:sz w:val="22"/>
          <w:lang w:val="pt-PT"/>
          <w:rPrChange w:id="19" w:author="Autor">
            <w:rPr>
              <w:rFonts w:ascii="Calibri" w:hAnsi="Calibri" w:cs="Calibri"/>
              <w:sz w:val="22"/>
            </w:rPr>
          </w:rPrChange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6912"/>
        <w:gridCol w:w="1241"/>
        <w:gridCol w:w="1736"/>
      </w:tblGrid>
      <w:tr w:rsidR="00456224" w:rsidRPr="00E6131D" w14:paraId="3132AAF4" w14:textId="77777777" w:rsidTr="00E6131D"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54F044FE" w14:textId="77777777" w:rsidR="00456224" w:rsidRPr="00E6131D" w:rsidRDefault="00A511A9" w:rsidP="00881AC3">
            <w:pPr>
              <w:rPr>
                <w:rFonts w:ascii="Calibri" w:hAnsi="Calibri" w:cs="Calibri"/>
                <w:sz w:val="22"/>
              </w:rPr>
            </w:pPr>
            <w:r w:rsidRPr="00E6131D">
              <w:rPr>
                <w:rFonts w:ascii="Calibri" w:hAnsi="Calibri" w:cs="Calibri"/>
                <w:b/>
                <w:bCs/>
                <w:color w:val="000000"/>
                <w:sz w:val="22"/>
              </w:rPr>
              <w:t xml:space="preserve">Agenda Items </w:t>
            </w:r>
          </w:p>
        </w:tc>
        <w:tc>
          <w:tcPr>
            <w:tcW w:w="12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2093986C" w14:textId="77777777" w:rsidR="00456224" w:rsidRPr="00E6131D" w:rsidRDefault="00A511A9" w:rsidP="00E6131D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E6131D">
              <w:rPr>
                <w:rFonts w:ascii="Calibri" w:hAnsi="Calibri" w:cs="Calibri"/>
                <w:b/>
                <w:sz w:val="22"/>
              </w:rPr>
              <w:t>Time</w:t>
            </w:r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594B1A09" w14:textId="77777777" w:rsidR="00456224" w:rsidRPr="00E6131D" w:rsidRDefault="00A511A9" w:rsidP="00E6131D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E6131D">
              <w:rPr>
                <w:rFonts w:ascii="Calibri" w:hAnsi="Calibri" w:cs="Calibri"/>
                <w:b/>
                <w:sz w:val="22"/>
              </w:rPr>
              <w:t>Owner</w:t>
            </w:r>
          </w:p>
        </w:tc>
      </w:tr>
      <w:tr w:rsidR="00456224" w:rsidRPr="001E4199" w14:paraId="019FDD37" w14:textId="77777777" w:rsidTr="00E6131D"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D52AC1" w14:textId="4FAB15EE" w:rsidR="00456224" w:rsidRPr="001E4199" w:rsidRDefault="001E4199" w:rsidP="001E4199">
            <w:pPr>
              <w:rPr>
                <w:rFonts w:ascii="Calibri" w:hAnsi="Calibri" w:cs="Calibri"/>
                <w:sz w:val="22"/>
                <w:lang w:val="pt-PT"/>
                <w:rPrChange w:id="20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  <w:pPrChange w:id="21" w:author="Autor">
                <w:pPr>
                  <w:ind w:left="720"/>
                </w:pPr>
              </w:pPrChange>
            </w:pPr>
            <w:ins w:id="22" w:author="Autor">
              <w:r w:rsidRPr="001E4199">
                <w:rPr>
                  <w:rFonts w:ascii="Calibri" w:hAnsi="Calibri" w:cs="Calibri"/>
                  <w:sz w:val="22"/>
                  <w:lang w:val="pt-PT"/>
                  <w:rPrChange w:id="23" w:author="Autor">
                    <w:rPr>
                      <w:rFonts w:ascii="Calibri" w:hAnsi="Calibri" w:cs="Calibri"/>
                      <w:sz w:val="22"/>
                      <w:lang w:val="en-US"/>
                    </w:rPr>
                  </w:rPrChange>
                </w:rPr>
                <w:t>Abertura e introdução do p</w:t>
              </w:r>
              <w:r>
                <w:rPr>
                  <w:rFonts w:ascii="Calibri" w:hAnsi="Calibri" w:cs="Calibri"/>
                  <w:sz w:val="22"/>
                  <w:lang w:val="pt-PT"/>
                </w:rPr>
                <w:t>rojeto</w:t>
              </w:r>
            </w:ins>
          </w:p>
        </w:tc>
        <w:tc>
          <w:tcPr>
            <w:tcW w:w="12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D61F55" w14:textId="4B7149CE" w:rsidR="00456224" w:rsidRPr="001E4199" w:rsidRDefault="001E4199" w:rsidP="00E6131D">
            <w:pPr>
              <w:jc w:val="center"/>
              <w:rPr>
                <w:rFonts w:ascii="Calibri" w:hAnsi="Calibri" w:cs="Calibri"/>
                <w:sz w:val="22"/>
                <w:lang w:val="pt-PT"/>
                <w:rPrChange w:id="24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</w:pPr>
            <w:ins w:id="25" w:author="Autor">
              <w:r>
                <w:rPr>
                  <w:rFonts w:ascii="Calibri" w:hAnsi="Calibri" w:cs="Calibri"/>
                  <w:sz w:val="22"/>
                  <w:lang w:val="pt-PT"/>
                </w:rPr>
                <w:t>10 min</w:t>
              </w:r>
            </w:ins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7CC50A" w14:textId="77777777" w:rsidR="00456224" w:rsidRPr="001E4199" w:rsidRDefault="00456224" w:rsidP="00E6131D">
            <w:pPr>
              <w:jc w:val="center"/>
              <w:rPr>
                <w:rFonts w:ascii="Calibri" w:hAnsi="Calibri" w:cs="Calibri"/>
                <w:sz w:val="22"/>
                <w:lang w:val="pt-PT"/>
                <w:rPrChange w:id="26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</w:pPr>
          </w:p>
        </w:tc>
      </w:tr>
      <w:tr w:rsidR="00456224" w:rsidRPr="001E4199" w14:paraId="1B5F2E42" w14:textId="77777777" w:rsidTr="00E6131D"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F62C84" w14:textId="0D4ED4A6" w:rsidR="00456224" w:rsidRPr="001E4199" w:rsidRDefault="001E4199" w:rsidP="001E4199">
            <w:pPr>
              <w:spacing w:before="0"/>
              <w:rPr>
                <w:rFonts w:ascii="Calibri" w:hAnsi="Calibri" w:cs="Calibri"/>
                <w:sz w:val="22"/>
                <w:lang w:val="pt-PT"/>
                <w:rPrChange w:id="27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  <w:pPrChange w:id="28" w:author="Autor">
                <w:pPr>
                  <w:spacing w:before="0"/>
                  <w:ind w:left="1077"/>
                </w:pPr>
              </w:pPrChange>
            </w:pPr>
            <w:ins w:id="29" w:author="Autor">
              <w:r>
                <w:rPr>
                  <w:rFonts w:ascii="Calibri" w:hAnsi="Calibri" w:cs="Calibri"/>
                  <w:sz w:val="22"/>
                  <w:lang w:val="pt-PT"/>
                </w:rPr>
                <w:t xml:space="preserve">Apresentação de propostas de tecnologias </w:t>
              </w:r>
            </w:ins>
          </w:p>
        </w:tc>
        <w:tc>
          <w:tcPr>
            <w:tcW w:w="12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16C43B" w14:textId="19DA57CA" w:rsidR="00456224" w:rsidRPr="001E4199" w:rsidRDefault="001E4199" w:rsidP="00E6131D">
            <w:pPr>
              <w:jc w:val="center"/>
              <w:rPr>
                <w:rFonts w:ascii="Calibri" w:hAnsi="Calibri" w:cs="Calibri"/>
                <w:sz w:val="22"/>
                <w:lang w:val="pt-PT"/>
                <w:rPrChange w:id="30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</w:pPr>
            <w:ins w:id="31" w:author="Autor">
              <w:r>
                <w:rPr>
                  <w:rFonts w:ascii="Calibri" w:hAnsi="Calibri" w:cs="Calibri"/>
                  <w:sz w:val="22"/>
                  <w:lang w:val="pt-PT"/>
                </w:rPr>
                <w:t>20 min</w:t>
              </w:r>
            </w:ins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72EF9C" w14:textId="77777777" w:rsidR="00456224" w:rsidRPr="00E6131D" w:rsidRDefault="00456224" w:rsidP="00E6131D">
            <w:pPr>
              <w:jc w:val="center"/>
              <w:rPr>
                <w:rFonts w:ascii="Calibri" w:hAnsi="Calibri" w:cs="Calibri"/>
                <w:sz w:val="22"/>
                <w:lang w:val="el-GR"/>
              </w:rPr>
            </w:pPr>
          </w:p>
        </w:tc>
      </w:tr>
      <w:tr w:rsidR="00456224" w:rsidRPr="001E4199" w14:paraId="41CDAFE6" w14:textId="77777777" w:rsidTr="00E6131D"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7E53BF" w14:textId="0C44F196" w:rsidR="00456224" w:rsidRPr="001E4199" w:rsidRDefault="001E4199" w:rsidP="001E4199">
            <w:pPr>
              <w:suppressAutoHyphens w:val="0"/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sz w:val="22"/>
                <w:lang w:val="pt-PT"/>
                <w:rPrChange w:id="32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  <w:pPrChange w:id="33" w:author="Autor">
                <w:pPr>
                  <w:suppressAutoHyphens w:val="0"/>
                  <w:autoSpaceDE w:val="0"/>
                  <w:autoSpaceDN w:val="0"/>
                  <w:adjustRightInd w:val="0"/>
                  <w:spacing w:before="0" w:after="0"/>
                  <w:ind w:left="720"/>
                </w:pPr>
              </w:pPrChange>
            </w:pPr>
            <w:ins w:id="34" w:author="Autor">
              <w:r>
                <w:rPr>
                  <w:rFonts w:ascii="Calibri" w:hAnsi="Calibri" w:cs="Calibri"/>
                  <w:sz w:val="22"/>
                  <w:lang w:val="pt-PT"/>
                </w:rPr>
                <w:t xml:space="preserve">Discussão e decisão da </w:t>
              </w:r>
              <w:proofErr w:type="spellStart"/>
              <w:r>
                <w:rPr>
                  <w:rFonts w:ascii="Calibri" w:hAnsi="Calibri" w:cs="Calibri"/>
                  <w:sz w:val="22"/>
                  <w:lang w:val="pt-PT"/>
                </w:rPr>
                <w:t>stack</w:t>
              </w:r>
              <w:proofErr w:type="spellEnd"/>
              <w:r>
                <w:rPr>
                  <w:rFonts w:ascii="Calibri" w:hAnsi="Calibri" w:cs="Calibri"/>
                  <w:sz w:val="22"/>
                  <w:lang w:val="pt-PT"/>
                </w:rPr>
                <w:t xml:space="preserve"> tecnológica</w:t>
              </w:r>
            </w:ins>
          </w:p>
        </w:tc>
        <w:tc>
          <w:tcPr>
            <w:tcW w:w="12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5FA1F3" w14:textId="4D56A297" w:rsidR="00456224" w:rsidRPr="001E4199" w:rsidRDefault="001E4199" w:rsidP="00E6131D">
            <w:pPr>
              <w:jc w:val="center"/>
              <w:rPr>
                <w:rFonts w:ascii="Calibri" w:hAnsi="Calibri" w:cs="Calibri"/>
                <w:sz w:val="22"/>
                <w:lang w:val="pt-PT"/>
                <w:rPrChange w:id="35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</w:pPr>
            <w:ins w:id="36" w:author="Autor">
              <w:r>
                <w:rPr>
                  <w:rFonts w:ascii="Calibri" w:hAnsi="Calibri" w:cs="Calibri"/>
                  <w:sz w:val="22"/>
                  <w:lang w:val="pt-PT"/>
                </w:rPr>
                <w:t>20 min</w:t>
              </w:r>
            </w:ins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D4BFC5" w14:textId="7A919EC5" w:rsidR="00456224" w:rsidRPr="001E4199" w:rsidRDefault="001E4199" w:rsidP="00E6131D">
            <w:pPr>
              <w:jc w:val="center"/>
              <w:rPr>
                <w:rFonts w:ascii="Calibri" w:hAnsi="Calibri" w:cs="Calibri"/>
                <w:sz w:val="22"/>
                <w:lang w:val="pt-PT"/>
                <w:rPrChange w:id="37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</w:pPr>
            <w:ins w:id="38" w:author="Autor">
              <w:r>
                <w:rPr>
                  <w:rFonts w:ascii="Calibri" w:hAnsi="Calibri" w:cs="Calibri"/>
                  <w:sz w:val="22"/>
                  <w:lang w:val="pt-PT"/>
                </w:rPr>
                <w:t>Todos</w:t>
              </w:r>
            </w:ins>
          </w:p>
        </w:tc>
      </w:tr>
      <w:tr w:rsidR="00456224" w:rsidRPr="001E4199" w14:paraId="7E581175" w14:textId="77777777" w:rsidTr="00E6131D">
        <w:tc>
          <w:tcPr>
            <w:tcW w:w="6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E1E166" w14:textId="46663BDB" w:rsidR="00456224" w:rsidRPr="001E4199" w:rsidRDefault="001E4199" w:rsidP="001E4199">
            <w:pPr>
              <w:suppressAutoHyphens w:val="0"/>
              <w:autoSpaceDE w:val="0"/>
              <w:autoSpaceDN w:val="0"/>
              <w:adjustRightInd w:val="0"/>
              <w:spacing w:before="0" w:after="0"/>
              <w:rPr>
                <w:rFonts w:ascii="Calibri" w:hAnsi="Calibri" w:cs="Calibri"/>
                <w:sz w:val="22"/>
                <w:lang w:val="pt-PT"/>
                <w:rPrChange w:id="39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  <w:pPrChange w:id="40" w:author="Autor">
                <w:pPr>
                  <w:suppressAutoHyphens w:val="0"/>
                  <w:autoSpaceDE w:val="0"/>
                  <w:autoSpaceDN w:val="0"/>
                  <w:adjustRightInd w:val="0"/>
                  <w:spacing w:before="0" w:after="0"/>
                  <w:ind w:left="720"/>
                </w:pPr>
              </w:pPrChange>
            </w:pPr>
            <w:ins w:id="41" w:author="Autor">
              <w:r>
                <w:rPr>
                  <w:rFonts w:ascii="Calibri" w:hAnsi="Calibri" w:cs="Calibri"/>
                  <w:sz w:val="22"/>
                  <w:lang w:val="pt-PT"/>
                </w:rPr>
                <w:t>Planeamento dos próximos passos</w:t>
              </w:r>
            </w:ins>
          </w:p>
        </w:tc>
        <w:tc>
          <w:tcPr>
            <w:tcW w:w="12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90CD8A" w14:textId="441843AC" w:rsidR="00456224" w:rsidRPr="001E4199" w:rsidRDefault="001E4199" w:rsidP="00E6131D">
            <w:pPr>
              <w:jc w:val="center"/>
              <w:rPr>
                <w:rFonts w:ascii="Calibri" w:hAnsi="Calibri" w:cs="Calibri"/>
                <w:sz w:val="22"/>
                <w:lang w:val="pt-PT"/>
                <w:rPrChange w:id="42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</w:pPr>
            <w:ins w:id="43" w:author="Autor">
              <w:r>
                <w:rPr>
                  <w:rFonts w:ascii="Calibri" w:hAnsi="Calibri" w:cs="Calibri"/>
                  <w:sz w:val="22"/>
                  <w:lang w:val="pt-PT"/>
                </w:rPr>
                <w:t>10 min</w:t>
              </w:r>
            </w:ins>
          </w:p>
        </w:tc>
        <w:tc>
          <w:tcPr>
            <w:tcW w:w="1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29E58C" w14:textId="77777777" w:rsidR="00456224" w:rsidRPr="001E4199" w:rsidRDefault="00456224" w:rsidP="00E6131D">
            <w:pPr>
              <w:jc w:val="center"/>
              <w:rPr>
                <w:rFonts w:ascii="Calibri" w:hAnsi="Calibri" w:cs="Calibri"/>
                <w:sz w:val="22"/>
                <w:lang w:val="pt-PT"/>
                <w:rPrChange w:id="44" w:author="Autor">
                  <w:rPr>
                    <w:rFonts w:ascii="Calibri" w:hAnsi="Calibri" w:cs="Calibri"/>
                    <w:sz w:val="22"/>
                    <w:lang w:val="en-US"/>
                  </w:rPr>
                </w:rPrChange>
              </w:rPr>
            </w:pPr>
          </w:p>
        </w:tc>
      </w:tr>
    </w:tbl>
    <w:p w14:paraId="13A2C166" w14:textId="77777777" w:rsidR="00DB5B49" w:rsidRPr="001E4199" w:rsidRDefault="00DB5B49" w:rsidP="00A511A9">
      <w:pPr>
        <w:rPr>
          <w:rFonts w:ascii="Calibri" w:hAnsi="Calibri" w:cs="Calibri"/>
          <w:sz w:val="22"/>
          <w:lang w:val="pt-PT"/>
          <w:rPrChange w:id="45" w:author="Autor">
            <w:rPr>
              <w:rFonts w:ascii="Calibri" w:hAnsi="Calibri" w:cs="Calibri"/>
              <w:sz w:val="22"/>
            </w:rPr>
          </w:rPrChange>
        </w:rPr>
      </w:pPr>
      <w:bookmarkStart w:id="46" w:name="OLE_LINK1"/>
      <w:bookmarkStart w:id="47" w:name="OLE_LINK2"/>
      <w:bookmarkEnd w:id="46"/>
      <w:bookmarkEnd w:id="47"/>
    </w:p>
    <w:tbl>
      <w:tblPr>
        <w:tblW w:w="9930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256"/>
        <w:gridCol w:w="5674"/>
      </w:tblGrid>
      <w:tr w:rsidR="000A08AF" w14:paraId="074679A9" w14:textId="77777777" w:rsidTr="00DA6027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hideMark/>
          </w:tcPr>
          <w:p w14:paraId="65E21E53" w14:textId="77777777" w:rsidR="000A08AF" w:rsidRPr="000A08AF" w:rsidRDefault="000A08AF">
            <w:pPr>
              <w:widowControl w:val="0"/>
              <w:rPr>
                <w:rFonts w:ascii="Calibri" w:hAnsi="Calibri"/>
                <w:b/>
                <w:color w:val="000000"/>
                <w:kern w:val="2"/>
                <w:sz w:val="22"/>
              </w:rPr>
            </w:pPr>
            <w:r w:rsidRPr="000A08AF">
              <w:rPr>
                <w:rFonts w:ascii="Calibri" w:hAnsi="Calibri"/>
                <w:b/>
                <w:color w:val="000000"/>
                <w:sz w:val="22"/>
              </w:rPr>
              <w:t>Related Document</w:t>
            </w:r>
            <w:r w:rsidR="008131A5">
              <w:rPr>
                <w:rFonts w:ascii="Calibri" w:hAnsi="Calibri"/>
                <w:b/>
                <w:color w:val="000000"/>
                <w:sz w:val="22"/>
              </w:rPr>
              <w:t>s</w:t>
            </w: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hideMark/>
          </w:tcPr>
          <w:p w14:paraId="2EB23FCD" w14:textId="77777777" w:rsidR="000A08AF" w:rsidRPr="000A08AF" w:rsidRDefault="000A08AF">
            <w:pPr>
              <w:widowControl w:val="0"/>
              <w:rPr>
                <w:rFonts w:ascii="Calibri" w:hAnsi="Calibri"/>
                <w:b/>
                <w:color w:val="000000"/>
                <w:kern w:val="2"/>
                <w:sz w:val="22"/>
              </w:rPr>
            </w:pPr>
            <w:r w:rsidRPr="000A08AF">
              <w:rPr>
                <w:rFonts w:ascii="Calibri" w:hAnsi="Calibri"/>
                <w:b/>
                <w:color w:val="000000"/>
                <w:sz w:val="22"/>
              </w:rPr>
              <w:t>Location</w:t>
            </w:r>
          </w:p>
        </w:tc>
      </w:tr>
      <w:tr w:rsidR="000A08AF" w14:paraId="366E31ED" w14:textId="77777777" w:rsidTr="000A08AF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5B6083C" w14:textId="77777777" w:rsidR="000A08AF" w:rsidRDefault="000A08AF">
            <w:pPr>
              <w:widowControl w:val="0"/>
              <w:rPr>
                <w:rFonts w:ascii="Calibri" w:hAnsi="Calibri"/>
                <w:color w:val="000000"/>
                <w:kern w:val="2"/>
              </w:rPr>
            </w:pPr>
            <w:r>
              <w:rPr>
                <w:rFonts w:ascii="Calibri" w:hAnsi="Calibri"/>
                <w:color w:val="000000"/>
              </w:rPr>
              <w:t>XYZ.doc</w:t>
            </w: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366B659" w14:textId="77777777" w:rsidR="000A08AF" w:rsidRDefault="000A08AF">
            <w:pPr>
              <w:widowControl w:val="0"/>
              <w:rPr>
                <w:rFonts w:ascii="Calibri" w:hAnsi="Calibri"/>
                <w:color w:val="002060"/>
                <w:kern w:val="2"/>
                <w:u w:val="single"/>
              </w:rPr>
            </w:pPr>
            <w:r>
              <w:rPr>
                <w:rFonts w:ascii="Calibri" w:hAnsi="Calibri"/>
                <w:color w:val="002060"/>
                <w:u w:val="single"/>
              </w:rPr>
              <w:t>U:\METHODS\PM²@EC\Documents\</w:t>
            </w:r>
          </w:p>
        </w:tc>
      </w:tr>
      <w:tr w:rsidR="000A08AF" w14:paraId="36490604" w14:textId="77777777" w:rsidTr="000A08AF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7E106A" w14:textId="77777777" w:rsidR="000A08AF" w:rsidRDefault="000A08AF">
            <w:pPr>
              <w:widowControl w:val="0"/>
              <w:rPr>
                <w:rFonts w:ascii="Calibri" w:hAnsi="Calibri"/>
                <w:color w:val="000000"/>
                <w:kern w:val="2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4878A4" w14:textId="77777777" w:rsidR="000A08AF" w:rsidRDefault="000A08AF">
            <w:pPr>
              <w:widowControl w:val="0"/>
              <w:rPr>
                <w:rFonts w:ascii="Calibri" w:hAnsi="Calibri"/>
                <w:color w:val="002060"/>
                <w:kern w:val="2"/>
                <w:u w:val="single"/>
              </w:rPr>
            </w:pPr>
          </w:p>
        </w:tc>
      </w:tr>
      <w:tr w:rsidR="000A08AF" w14:paraId="07697051" w14:textId="77777777" w:rsidTr="000A08AF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78AA83" w14:textId="77777777" w:rsidR="000A08AF" w:rsidRDefault="000A08AF">
            <w:pPr>
              <w:widowControl w:val="0"/>
              <w:rPr>
                <w:rFonts w:ascii="Calibri" w:hAnsi="Calibri"/>
                <w:color w:val="000000"/>
                <w:kern w:val="2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321C02" w14:textId="77777777" w:rsidR="000A08AF" w:rsidRDefault="000A08AF">
            <w:pPr>
              <w:widowControl w:val="0"/>
              <w:rPr>
                <w:rFonts w:ascii="Calibri" w:hAnsi="Calibri"/>
                <w:color w:val="002060"/>
                <w:kern w:val="2"/>
                <w:u w:val="single"/>
              </w:rPr>
            </w:pPr>
          </w:p>
        </w:tc>
      </w:tr>
      <w:tr w:rsidR="000A08AF" w14:paraId="3A988115" w14:textId="77777777" w:rsidTr="000A08AF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068301" w14:textId="77777777" w:rsidR="000A08AF" w:rsidRDefault="000A08AF">
            <w:pPr>
              <w:widowControl w:val="0"/>
              <w:rPr>
                <w:rFonts w:ascii="Calibri" w:hAnsi="Calibri"/>
                <w:color w:val="000000"/>
                <w:kern w:val="2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DCA450" w14:textId="77777777" w:rsidR="000A08AF" w:rsidRDefault="000A08AF">
            <w:pPr>
              <w:widowControl w:val="0"/>
              <w:rPr>
                <w:rFonts w:ascii="Calibri" w:hAnsi="Calibri"/>
                <w:color w:val="002060"/>
                <w:kern w:val="2"/>
                <w:u w:val="single"/>
              </w:rPr>
            </w:pPr>
          </w:p>
        </w:tc>
      </w:tr>
    </w:tbl>
    <w:p w14:paraId="079CCB50" w14:textId="77777777" w:rsidR="000A08AF" w:rsidRDefault="000A08AF" w:rsidP="00A511A9">
      <w:pPr>
        <w:rPr>
          <w:rFonts w:ascii="Calibri" w:hAnsi="Calibri" w:cs="Calibri"/>
          <w:sz w:val="22"/>
        </w:rPr>
      </w:pPr>
    </w:p>
    <w:p w14:paraId="253076E2" w14:textId="77777777" w:rsidR="000A08AF" w:rsidRDefault="000A08AF" w:rsidP="00A511A9">
      <w:pPr>
        <w:rPr>
          <w:rFonts w:ascii="Calibri" w:hAnsi="Calibri" w:cs="Calibri"/>
          <w:sz w:val="22"/>
        </w:rPr>
      </w:pPr>
    </w:p>
    <w:p w14:paraId="4F4D8621" w14:textId="77777777" w:rsidR="007625BD" w:rsidRPr="00E6131D" w:rsidRDefault="007625BD" w:rsidP="00A511A9">
      <w:pPr>
        <w:rPr>
          <w:rFonts w:ascii="Calibri" w:hAnsi="Calibri" w:cs="Calibri"/>
          <w:sz w:val="22"/>
        </w:rPr>
      </w:pPr>
    </w:p>
    <w:sectPr w:rsidR="007625BD" w:rsidRPr="00E6131D" w:rsidSect="00915711">
      <w:headerReference w:type="default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/>
      <w:pgMar w:top="851" w:right="992" w:bottom="300" w:left="1247" w:header="284" w:footer="2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3733C" w14:textId="77777777" w:rsidR="00610EB9" w:rsidRDefault="00610EB9">
      <w:r>
        <w:separator/>
      </w:r>
    </w:p>
  </w:endnote>
  <w:endnote w:type="continuationSeparator" w:id="0">
    <w:p w14:paraId="66D1D39D" w14:textId="77777777" w:rsidR="00610EB9" w:rsidRDefault="00610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3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34" w:type="dxa"/>
      <w:tblLayout w:type="fixed"/>
      <w:tblLook w:val="0000" w:firstRow="0" w:lastRow="0" w:firstColumn="0" w:lastColumn="0" w:noHBand="0" w:noVBand="0"/>
    </w:tblPr>
    <w:tblGrid>
      <w:gridCol w:w="3189"/>
      <w:gridCol w:w="4891"/>
      <w:gridCol w:w="1843"/>
    </w:tblGrid>
    <w:tr w:rsidR="00847930" w14:paraId="48DD28A2" w14:textId="77777777">
      <w:tc>
        <w:tcPr>
          <w:tcW w:w="3189" w:type="dxa"/>
        </w:tcPr>
        <w:p w14:paraId="677AEE9F" w14:textId="77777777" w:rsidR="00847930" w:rsidRPr="008B795C" w:rsidRDefault="00847930" w:rsidP="003E46AA">
          <w:pPr>
            <w:spacing w:before="0" w:after="0" w:line="240" w:lineRule="atLeast"/>
            <w:rPr>
              <w:sz w:val="16"/>
              <w:szCs w:val="16"/>
              <w:lang w:val="en-US"/>
            </w:rPr>
          </w:pPr>
          <w:r w:rsidRPr="008B795C">
            <w:rPr>
              <w:sz w:val="16"/>
              <w:szCs w:val="16"/>
              <w:lang w:val="en-US"/>
            </w:rPr>
            <w:t>Meeting</w:t>
          </w:r>
          <w:r>
            <w:rPr>
              <w:sz w:val="16"/>
              <w:szCs w:val="16"/>
              <w:lang w:val="en-US"/>
            </w:rPr>
            <w:t xml:space="preserve"> Agenda</w:t>
          </w:r>
          <w:r w:rsidRPr="008B795C">
            <w:rPr>
              <w:sz w:val="16"/>
              <w:szCs w:val="16"/>
              <w:lang w:val="en-US"/>
            </w:rPr>
            <w:t>, v</w:t>
          </w:r>
          <w:r w:rsidRPr="008B795C">
            <w:rPr>
              <w:rFonts w:cs="Tahoma"/>
              <w:sz w:val="16"/>
              <w:szCs w:val="16"/>
            </w:rPr>
            <w:t>:1.1</w:t>
          </w:r>
        </w:p>
        <w:p w14:paraId="72213F52" w14:textId="77777777" w:rsidR="00847930" w:rsidRPr="00A9735E" w:rsidRDefault="00847930" w:rsidP="003E46AA">
          <w:pPr>
            <w:pStyle w:val="Rodap"/>
            <w:snapToGrid w:val="0"/>
            <w:rPr>
              <w:sz w:val="16"/>
              <w:szCs w:val="16"/>
            </w:rPr>
          </w:pPr>
        </w:p>
      </w:tc>
      <w:tc>
        <w:tcPr>
          <w:tcW w:w="4891" w:type="dxa"/>
        </w:tcPr>
        <w:p w14:paraId="00872CC5" w14:textId="77777777" w:rsidR="00847930" w:rsidRPr="00A9735E" w:rsidRDefault="00847930" w:rsidP="003E46AA">
          <w:pPr>
            <w:pStyle w:val="Rodap"/>
            <w:snapToGrid w:val="0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FILENAME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PM2-Meeting-Agenda_template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843" w:type="dxa"/>
        </w:tcPr>
        <w:p w14:paraId="5CCD3E55" w14:textId="77777777" w:rsidR="00847930" w:rsidRDefault="00847930" w:rsidP="003E46AA">
          <w:pPr>
            <w:pStyle w:val="Rodap"/>
            <w:snapToGrid w:val="0"/>
            <w:jc w:val="right"/>
          </w:pPr>
          <w:r w:rsidRPr="00A9735E">
            <w:rPr>
              <w:rStyle w:val="Nmerodepgina"/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 xml:space="preserve">Page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 w:rsidR="007E288A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of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 \*Arabic </w:instrText>
          </w:r>
          <w:r>
            <w:rPr>
              <w:sz w:val="16"/>
              <w:szCs w:val="16"/>
            </w:rPr>
            <w:fldChar w:fldCharType="separate"/>
          </w:r>
          <w:r w:rsidR="000A08AF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676CA76A" w14:textId="77777777" w:rsidR="00847930" w:rsidRDefault="00847930" w:rsidP="00F9122F">
    <w:pPr>
      <w:pStyle w:val="Rodap"/>
      <w:rPr>
        <w:lang w:val="de-D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AB76" w14:textId="77777777" w:rsidR="00847930" w:rsidRPr="001C7D1E" w:rsidRDefault="001C7D1E" w:rsidP="00022342">
    <w:pPr>
      <w:pStyle w:val="FooterLine"/>
      <w:tabs>
        <w:tab w:val="left" w:pos="4253"/>
      </w:tabs>
      <w:rPr>
        <w:rFonts w:ascii="Calibri" w:hAnsi="Calibri"/>
        <w:lang w:val="fr-BE"/>
      </w:rPr>
    </w:pPr>
    <w:proofErr w:type="gramStart"/>
    <w:r w:rsidRPr="00D44610">
      <w:rPr>
        <w:rFonts w:ascii="Calibri" w:hAnsi="Calibri" w:cs="Calibri"/>
        <w:color w:val="000000"/>
        <w:szCs w:val="16"/>
        <w:lang w:val="fr-BE"/>
      </w:rPr>
      <w:t>Date:</w:t>
    </w:r>
    <w:proofErr w:type="gramEnd"/>
    <w:r w:rsidRPr="00D44610">
      <w:rPr>
        <w:rFonts w:ascii="Calibri" w:hAnsi="Calibri" w:cs="Calibri"/>
        <w:color w:val="000000"/>
        <w:szCs w:val="16"/>
        <w:lang w:val="fr-BE"/>
      </w:rPr>
      <w:t xml:space="preserve"> </w:t>
    </w:r>
    <w:r w:rsidRPr="00D44610">
      <w:rPr>
        <w:rFonts w:ascii="Calibri" w:hAnsi="Calibri"/>
        <w:color w:val="984806"/>
        <w:lang w:val="fr-BE"/>
      </w:rPr>
      <w:t>&lt;Date&gt;</w:t>
    </w:r>
    <w:r w:rsidRPr="00D44610">
      <w:rPr>
        <w:rFonts w:ascii="Calibri" w:hAnsi="Calibri" w:cs="Calibri"/>
        <w:bCs/>
        <w:color w:val="1B6FB5"/>
        <w:lang w:val="fr-BE"/>
      </w:rPr>
      <w:t xml:space="preserve">                                     </w:t>
    </w:r>
    <w:r w:rsidR="00022342">
      <w:rPr>
        <w:rFonts w:ascii="Calibri" w:hAnsi="Calibri" w:cs="Calibri"/>
        <w:bCs/>
        <w:color w:val="1B6FB5"/>
        <w:lang w:val="fr-BE"/>
      </w:rPr>
      <w:t xml:space="preserve">                                                 </w:t>
    </w:r>
    <w:r w:rsidRPr="00D44610">
      <w:rPr>
        <w:rFonts w:ascii="Calibri" w:hAnsi="Calibri" w:cs="Calibri"/>
        <w:bCs/>
        <w:color w:val="1B6FB5"/>
        <w:lang w:val="fr-BE"/>
      </w:rPr>
      <w:t xml:space="preserve">    </w:t>
    </w:r>
    <w:r w:rsidR="00022342" w:rsidRPr="00D44610">
      <w:rPr>
        <w:rStyle w:val="Nmerodepgina"/>
        <w:rFonts w:ascii="Calibri" w:hAnsi="Calibri"/>
      </w:rPr>
      <w:fldChar w:fldCharType="begin"/>
    </w:r>
    <w:r w:rsidR="00022342" w:rsidRPr="00D44610">
      <w:rPr>
        <w:rStyle w:val="Nmerodepgina"/>
        <w:rFonts w:ascii="Calibri" w:hAnsi="Calibri"/>
        <w:lang w:val="fr-BE"/>
      </w:rPr>
      <w:instrText xml:space="preserve"> PAGE </w:instrText>
    </w:r>
    <w:r w:rsidR="00022342" w:rsidRPr="00D44610">
      <w:rPr>
        <w:rStyle w:val="Nmerodepgina"/>
        <w:rFonts w:ascii="Calibri" w:hAnsi="Calibri"/>
      </w:rPr>
      <w:fldChar w:fldCharType="separate"/>
    </w:r>
    <w:r w:rsidR="00216E6C">
      <w:rPr>
        <w:rStyle w:val="Nmerodepgina"/>
        <w:rFonts w:ascii="Calibri" w:hAnsi="Calibri"/>
        <w:noProof/>
        <w:lang w:val="fr-BE"/>
      </w:rPr>
      <w:t>1</w:t>
    </w:r>
    <w:r w:rsidR="00022342" w:rsidRPr="00D44610">
      <w:rPr>
        <w:rStyle w:val="Nmerodepgina"/>
        <w:rFonts w:ascii="Calibri" w:hAnsi="Calibri"/>
      </w:rPr>
      <w:fldChar w:fldCharType="end"/>
    </w:r>
    <w:r w:rsidR="00022342" w:rsidRPr="00D44610">
      <w:rPr>
        <w:rStyle w:val="Nmerodepgina"/>
        <w:rFonts w:ascii="Calibri" w:hAnsi="Calibri"/>
        <w:lang w:val="fr-BE"/>
      </w:rPr>
      <w:t xml:space="preserve"> / </w:t>
    </w:r>
    <w:r w:rsidR="00022342" w:rsidRPr="00D44610">
      <w:rPr>
        <w:rStyle w:val="Nmerodepgina"/>
        <w:rFonts w:ascii="Calibri" w:hAnsi="Calibri"/>
        <w:snapToGrid w:val="0"/>
      </w:rPr>
      <w:fldChar w:fldCharType="begin"/>
    </w:r>
    <w:r w:rsidR="00022342" w:rsidRPr="00D44610">
      <w:rPr>
        <w:rStyle w:val="Nmerodepgina"/>
        <w:rFonts w:ascii="Calibri" w:hAnsi="Calibri"/>
        <w:snapToGrid w:val="0"/>
        <w:lang w:val="fr-BE"/>
      </w:rPr>
      <w:instrText xml:space="preserve"> NUMPAGES </w:instrText>
    </w:r>
    <w:r w:rsidR="00022342" w:rsidRPr="00D44610">
      <w:rPr>
        <w:rStyle w:val="Nmerodepgina"/>
        <w:rFonts w:ascii="Calibri" w:hAnsi="Calibri"/>
        <w:snapToGrid w:val="0"/>
      </w:rPr>
      <w:fldChar w:fldCharType="separate"/>
    </w:r>
    <w:r w:rsidR="00216E6C">
      <w:rPr>
        <w:rStyle w:val="Nmerodepgina"/>
        <w:rFonts w:ascii="Calibri" w:hAnsi="Calibri"/>
        <w:noProof/>
        <w:snapToGrid w:val="0"/>
        <w:lang w:val="fr-BE"/>
      </w:rPr>
      <w:t>1</w:t>
    </w:r>
    <w:r w:rsidR="00022342" w:rsidRPr="00D44610">
      <w:rPr>
        <w:rStyle w:val="Nmerodepgina"/>
        <w:rFonts w:ascii="Calibri" w:hAnsi="Calibri"/>
        <w:snapToGrid w:val="0"/>
      </w:rPr>
      <w:fldChar w:fldCharType="end"/>
    </w:r>
    <w:r w:rsidR="00022342">
      <w:rPr>
        <w:rFonts w:ascii="Calibri" w:hAnsi="Calibri" w:cs="Calibri"/>
        <w:bCs/>
        <w:color w:val="1B6FB5"/>
        <w:lang w:val="fr-BE"/>
      </w:rPr>
      <w:tab/>
    </w:r>
    <w:r w:rsidR="00022342" w:rsidRPr="00022342">
      <w:rPr>
        <w:rFonts w:ascii="Calibri" w:hAnsi="Calibri" w:cs="Calibri"/>
        <w:bCs/>
        <w:lang w:val="fr-BE"/>
      </w:rPr>
      <w:t xml:space="preserve">Doc. </w:t>
    </w:r>
    <w:proofErr w:type="gramStart"/>
    <w:r w:rsidRPr="00D44610">
      <w:rPr>
        <w:rFonts w:ascii="Calibri" w:hAnsi="Calibri" w:cs="Calibri"/>
        <w:color w:val="000000"/>
        <w:szCs w:val="16"/>
        <w:lang w:val="fr-BE"/>
      </w:rPr>
      <w:t>Version:</w:t>
    </w:r>
    <w:proofErr w:type="gramEnd"/>
    <w:r w:rsidRPr="00D44610">
      <w:rPr>
        <w:rFonts w:ascii="Calibri" w:eastAsia="PMingLiU" w:hAnsi="Calibri" w:cs="Calibri"/>
        <w:color w:val="1B6FB5"/>
        <w:szCs w:val="16"/>
        <w:lang w:val="fr-BE"/>
      </w:rPr>
      <w:t xml:space="preserve"> </w:t>
    </w:r>
    <w:r w:rsidRPr="00D44610">
      <w:rPr>
        <w:rFonts w:ascii="Calibri" w:hAnsi="Calibri"/>
        <w:color w:val="984806"/>
        <w:lang w:val="fr-BE"/>
      </w:rPr>
      <w:t>&lt;Version&gt;</w:t>
    </w:r>
    <w:r w:rsidRPr="00D44610">
      <w:rPr>
        <w:rFonts w:ascii="Calibri" w:eastAsia="PMingLiU" w:hAnsi="Calibri" w:cs="Calibri"/>
        <w:color w:val="1B6FB5"/>
        <w:szCs w:val="16"/>
        <w:lang w:val="fr-BE"/>
      </w:rPr>
      <w:t xml:space="preserve">  </w:t>
    </w:r>
    <w:r w:rsidRPr="00D44610">
      <w:rPr>
        <w:rStyle w:val="Nmerodepgina"/>
        <w:rFonts w:ascii="Calibri" w:hAnsi="Calibri"/>
        <w:lang w:val="fr-BE"/>
      </w:rPr>
      <w:t xml:space="preserve"> </w:t>
    </w:r>
    <w:r w:rsidRPr="00D44610">
      <w:rPr>
        <w:rStyle w:val="Nmerodepgina"/>
        <w:rFonts w:ascii="Calibri" w:hAnsi="Calibri"/>
        <w:lang w:val="fr-BE"/>
      </w:rPr>
      <w:tab/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B201B" w14:textId="77777777" w:rsidR="00610EB9" w:rsidRDefault="00610EB9">
      <w:r>
        <w:separator/>
      </w:r>
    </w:p>
  </w:footnote>
  <w:footnote w:type="continuationSeparator" w:id="0">
    <w:p w14:paraId="3A3FE10B" w14:textId="77777777" w:rsidR="00610EB9" w:rsidRDefault="00610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62C1" w14:textId="77777777" w:rsidR="00847930" w:rsidRDefault="00B76616" w:rsidP="008B795C">
    <w:pPr>
      <w:pStyle w:val="Cabealho"/>
    </w:pPr>
    <w:r>
      <w:rPr>
        <w:noProof/>
        <w:lang w:val="fr-BE" w:eastAsia="fr-BE"/>
      </w:rPr>
      <w:drawing>
        <wp:anchor distT="0" distB="0" distL="114300" distR="114300" simplePos="0" relativeHeight="251657216" behindDoc="0" locked="0" layoutInCell="0" allowOverlap="1" wp14:anchorId="1E13F12E" wp14:editId="7E183704">
          <wp:simplePos x="0" y="0"/>
          <wp:positionH relativeFrom="column">
            <wp:posOffset>5491480</wp:posOffset>
          </wp:positionH>
          <wp:positionV relativeFrom="paragraph">
            <wp:posOffset>-31115</wp:posOffset>
          </wp:positionV>
          <wp:extent cx="977900" cy="266700"/>
          <wp:effectExtent l="0" t="0" r="0" b="0"/>
          <wp:wrapSquare wrapText="bothSides"/>
          <wp:docPr id="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79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1A4B5" w14:textId="7AC46463" w:rsidR="007625BD" w:rsidRPr="003A4026" w:rsidRDefault="00B76616" w:rsidP="003A4026">
    <w:pPr>
      <w:jc w:val="right"/>
      <w:rPr>
        <w:rFonts w:asciiTheme="minorHAnsi" w:hAnsiTheme="minorHAnsi"/>
        <w:i/>
        <w:color w:val="808080" w:themeColor="background1" w:themeShade="80"/>
      </w:rPr>
    </w:pPr>
    <w:r>
      <w:rPr>
        <w:rFonts w:ascii="Calibri" w:hAnsi="Calibri"/>
        <w:noProof/>
        <w:color w:val="C00000"/>
        <w:sz w:val="18"/>
        <w:szCs w:val="18"/>
        <w:lang w:val="fr-BE" w:eastAsia="fr-BE"/>
      </w:rPr>
      <w:drawing>
        <wp:anchor distT="0" distB="0" distL="114300" distR="114300" simplePos="0" relativeHeight="251658240" behindDoc="1" locked="0" layoutInCell="0" allowOverlap="1" wp14:anchorId="02039555" wp14:editId="5E84A18A">
          <wp:simplePos x="0" y="0"/>
          <wp:positionH relativeFrom="column">
            <wp:posOffset>-54610</wp:posOffset>
          </wp:positionH>
          <wp:positionV relativeFrom="paragraph">
            <wp:posOffset>-111125</wp:posOffset>
          </wp:positionV>
          <wp:extent cx="800100" cy="555625"/>
          <wp:effectExtent l="0" t="0" r="0" b="0"/>
          <wp:wrapTight wrapText="bothSides">
            <wp:wrapPolygon edited="0">
              <wp:start x="0" y="0"/>
              <wp:lineTo x="0" y="20736"/>
              <wp:lineTo x="21086" y="20736"/>
              <wp:lineTo x="21086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55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4026">
      <w:rPr>
        <w:rFonts w:asciiTheme="minorHAnsi" w:hAnsiTheme="minorHAnsi"/>
        <w:i/>
        <w:color w:val="808080" w:themeColor="background1" w:themeShade="80"/>
      </w:rPr>
      <w:t xml:space="preserve">                           </w:t>
    </w:r>
    <w:r w:rsidR="003A4026" w:rsidRPr="003A4026">
      <w:rPr>
        <w:rFonts w:asciiTheme="minorHAnsi" w:hAnsiTheme="minorHAnsi"/>
        <w:i/>
        <w:color w:val="808080" w:themeColor="background1" w:themeShade="80"/>
      </w:rPr>
      <w:t xml:space="preserve"> </w:t>
    </w:r>
    <w:r w:rsidR="003A4026">
      <w:rPr>
        <w:rFonts w:asciiTheme="minorHAnsi" w:hAnsiTheme="minorHAnsi"/>
        <w:i/>
        <w:color w:val="808080" w:themeColor="background1" w:themeShade="80"/>
      </w:rPr>
      <w:tab/>
    </w:r>
    <w:r w:rsidR="003A4026">
      <w:rPr>
        <w:rFonts w:asciiTheme="minorHAnsi" w:hAnsiTheme="minorHAnsi"/>
        <w:i/>
        <w:color w:val="808080" w:themeColor="background1" w:themeShade="80"/>
      </w:rPr>
      <w:tab/>
    </w:r>
    <w:r w:rsidR="003A4026">
      <w:rPr>
        <w:rFonts w:asciiTheme="minorHAnsi" w:hAnsiTheme="minorHAnsi"/>
        <w:i/>
        <w:color w:val="808080" w:themeColor="background1" w:themeShade="80"/>
      </w:rPr>
      <w:tab/>
    </w:r>
    <w:r w:rsidR="003A4026">
      <w:rPr>
        <w:rFonts w:asciiTheme="minorHAnsi" w:hAnsiTheme="minorHAnsi"/>
        <w:i/>
        <w:color w:val="808080" w:themeColor="background1" w:themeShade="80"/>
      </w:rPr>
      <w:tab/>
    </w:r>
    <w:r w:rsidR="003A4026">
      <w:rPr>
        <w:rFonts w:asciiTheme="minorHAnsi" w:hAnsiTheme="minorHAnsi"/>
        <w:i/>
        <w:color w:val="808080" w:themeColor="background1" w:themeShade="80"/>
      </w:rPr>
      <w:tab/>
    </w:r>
    <w:r w:rsidR="001673F6" w:rsidRPr="001673F6"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 xml:space="preserve"> </w:t>
    </w:r>
    <w:r w:rsidR="001673F6" w:rsidRPr="0054123C"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&lt;</w:t>
    </w:r>
    <w:r w:rsidR="001673F6"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Project Name</w:t>
    </w:r>
    <w:r w:rsidR="001673F6" w:rsidRPr="0054123C"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&gt;</w:t>
    </w:r>
    <w:r w:rsidR="001673F6" w:rsidRPr="0054123C">
      <w:rPr>
        <w:rFonts w:asciiTheme="minorHAnsi" w:eastAsia="Calibri" w:hAnsiTheme="minorHAnsi" w:cstheme="minorHAnsi"/>
        <w:noProof/>
        <w:sz w:val="18"/>
        <w:szCs w:val="18"/>
        <w:lang w:eastAsia="en-GB"/>
      </w:rPr>
      <w:t xml:space="preserve"> </w:t>
    </w:r>
    <w:r w:rsidR="007625BD" w:rsidRPr="00FE68C9">
      <w:rPr>
        <w:rFonts w:ascii="Calibri" w:hAnsi="Calibri"/>
        <w:sz w:val="18"/>
        <w:szCs w:val="18"/>
      </w:rPr>
      <w:t>Meeting</w:t>
    </w:r>
    <w:r w:rsidR="00AC55CC" w:rsidRPr="00FE68C9">
      <w:rPr>
        <w:rFonts w:ascii="Calibri" w:hAnsi="Calibri"/>
        <w:sz w:val="18"/>
        <w:szCs w:val="18"/>
      </w:rPr>
      <w:t xml:space="preserve"> A</w:t>
    </w:r>
    <w:r w:rsidR="007625BD" w:rsidRPr="00FE68C9">
      <w:rPr>
        <w:rFonts w:ascii="Calibri" w:hAnsi="Calibri"/>
        <w:sz w:val="18"/>
        <w:szCs w:val="18"/>
      </w:rPr>
      <w:t>genda</w:t>
    </w:r>
  </w:p>
  <w:p w14:paraId="5CE87B9C" w14:textId="77777777" w:rsidR="00847930" w:rsidRPr="002423F2" w:rsidRDefault="00847930" w:rsidP="002423F2">
    <w:pPr>
      <w:snapToGrid w:val="0"/>
      <w:spacing w:before="0" w:after="0" w:line="240" w:lineRule="atLeast"/>
      <w:jc w:val="right"/>
      <w:rPr>
        <w:sz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12CBF2A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3"/>
    <w:multiLevelType w:val="multilevel"/>
    <w:tmpl w:val="00000003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tulo3"/>
      <w:lvlText w:val="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46000B2"/>
    <w:multiLevelType w:val="multilevel"/>
    <w:tmpl w:val="69E8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8D50E28"/>
    <w:multiLevelType w:val="hybridMultilevel"/>
    <w:tmpl w:val="2DB017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460C10"/>
    <w:multiLevelType w:val="hybridMultilevel"/>
    <w:tmpl w:val="E58A6EE0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E127E8"/>
    <w:multiLevelType w:val="hybridMultilevel"/>
    <w:tmpl w:val="69E851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5823E88"/>
    <w:multiLevelType w:val="hybridMultilevel"/>
    <w:tmpl w:val="5844862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68910966">
    <w:abstractNumId w:val="1"/>
  </w:num>
  <w:num w:numId="2" w16cid:durableId="752550175">
    <w:abstractNumId w:val="2"/>
  </w:num>
  <w:num w:numId="3" w16cid:durableId="615451552">
    <w:abstractNumId w:val="3"/>
  </w:num>
  <w:num w:numId="4" w16cid:durableId="1023165094">
    <w:abstractNumId w:val="8"/>
  </w:num>
  <w:num w:numId="5" w16cid:durableId="1824814420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6" w16cid:durableId="687411121">
    <w:abstractNumId w:val="6"/>
  </w:num>
  <w:num w:numId="7" w16cid:durableId="1326393679">
    <w:abstractNumId w:val="5"/>
  </w:num>
  <w:num w:numId="8" w16cid:durableId="1707681170">
    <w:abstractNumId w:val="7"/>
  </w:num>
  <w:num w:numId="9" w16cid:durableId="1968658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F2"/>
    <w:rsid w:val="00022342"/>
    <w:rsid w:val="00075A79"/>
    <w:rsid w:val="000A08AF"/>
    <w:rsid w:val="000C0C40"/>
    <w:rsid w:val="000E1EAF"/>
    <w:rsid w:val="000F7166"/>
    <w:rsid w:val="00126784"/>
    <w:rsid w:val="001673F6"/>
    <w:rsid w:val="001C7D1E"/>
    <w:rsid w:val="001E4199"/>
    <w:rsid w:val="001E4D02"/>
    <w:rsid w:val="001F731A"/>
    <w:rsid w:val="00216E6C"/>
    <w:rsid w:val="002423F2"/>
    <w:rsid w:val="003A4026"/>
    <w:rsid w:val="003A65F2"/>
    <w:rsid w:val="003B472D"/>
    <w:rsid w:val="003E46AA"/>
    <w:rsid w:val="00456224"/>
    <w:rsid w:val="004E783A"/>
    <w:rsid w:val="004F18BE"/>
    <w:rsid w:val="005038E9"/>
    <w:rsid w:val="0050663B"/>
    <w:rsid w:val="005404CC"/>
    <w:rsid w:val="005654C9"/>
    <w:rsid w:val="00594742"/>
    <w:rsid w:val="00610EB9"/>
    <w:rsid w:val="00635A08"/>
    <w:rsid w:val="006640C1"/>
    <w:rsid w:val="007558D2"/>
    <w:rsid w:val="007625BD"/>
    <w:rsid w:val="007E288A"/>
    <w:rsid w:val="008131A5"/>
    <w:rsid w:val="00847930"/>
    <w:rsid w:val="00881AC3"/>
    <w:rsid w:val="008A3298"/>
    <w:rsid w:val="008B795C"/>
    <w:rsid w:val="008C31FB"/>
    <w:rsid w:val="00915711"/>
    <w:rsid w:val="009671FC"/>
    <w:rsid w:val="009E3D1C"/>
    <w:rsid w:val="009F375D"/>
    <w:rsid w:val="00A0753F"/>
    <w:rsid w:val="00A511A9"/>
    <w:rsid w:val="00A763F7"/>
    <w:rsid w:val="00A9735E"/>
    <w:rsid w:val="00AC55CC"/>
    <w:rsid w:val="00B158D3"/>
    <w:rsid w:val="00B27204"/>
    <w:rsid w:val="00B76616"/>
    <w:rsid w:val="00BF301B"/>
    <w:rsid w:val="00D115A0"/>
    <w:rsid w:val="00D92A8C"/>
    <w:rsid w:val="00DA6027"/>
    <w:rsid w:val="00DB5B49"/>
    <w:rsid w:val="00DF744E"/>
    <w:rsid w:val="00E119D1"/>
    <w:rsid w:val="00E6131D"/>
    <w:rsid w:val="00F125E8"/>
    <w:rsid w:val="00F9122F"/>
    <w:rsid w:val="00FA573E"/>
    <w:rsid w:val="00FB1769"/>
    <w:rsid w:val="00FE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894B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60" w:after="60"/>
    </w:pPr>
    <w:rPr>
      <w:rFonts w:ascii="Verdana" w:hAnsi="Verdana" w:cs="CG Times (W1)"/>
      <w:kern w:val="1"/>
      <w:lang w:eastAsia="ar-SA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3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spacing w:before="24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spacing w:before="24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Tipodeletrapredefinidodopargrafo"/>
  </w:style>
  <w:style w:type="character" w:styleId="Hiperligao">
    <w:name w:val="Hyperlink"/>
    <w:rPr>
      <w:color w:val="0000FF"/>
      <w:u w:val="single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1z0">
    <w:name w:val="WW8Num1z0"/>
    <w:rPr>
      <w:rFonts w:ascii="Wingdings" w:hAnsi="Wingdings"/>
    </w:rPr>
  </w:style>
  <w:style w:type="character" w:customStyle="1" w:styleId="a">
    <w:name w:val="Προεπιλεγμένη γραμματοσειρά"/>
  </w:style>
  <w:style w:type="character" w:styleId="Refdecomentrio">
    <w:name w:val="annotation reference"/>
    <w:rPr>
      <w:sz w:val="16"/>
      <w:szCs w:val="16"/>
    </w:rPr>
  </w:style>
  <w:style w:type="paragraph" w:styleId="Corpodetexto">
    <w:name w:val="Body Text"/>
    <w:basedOn w:val="Normal"/>
    <w:pPr>
      <w:jc w:val="both"/>
    </w:pPr>
    <w:rPr>
      <w:sz w:val="22"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Lista">
    <w:name w:val="List"/>
    <w:basedOn w:val="Corpodetexto"/>
    <w:pPr>
      <w:spacing w:before="0" w:after="120"/>
      <w:jc w:val="left"/>
    </w:pPr>
    <w:rPr>
      <w:rFonts w:ascii="Times New Roman" w:hAnsi="Times New Roman" w:cs="Tahoma"/>
      <w:sz w:val="20"/>
    </w:rPr>
  </w:style>
  <w:style w:type="paragraph" w:styleId="Cabealho">
    <w:name w:val="header"/>
    <w:basedOn w:val="Normal"/>
    <w:pPr>
      <w:tabs>
        <w:tab w:val="center" w:pos="4153"/>
        <w:tab w:val="right" w:pos="8306"/>
      </w:tabs>
    </w:pPr>
  </w:style>
  <w:style w:type="paragraph" w:styleId="Rodap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Ttulo">
    <w:name w:val="Title"/>
    <w:basedOn w:val="Normal"/>
    <w:next w:val="Normal"/>
    <w:qFormat/>
    <w:pPr>
      <w:spacing w:before="480" w:after="240" w:line="480" w:lineRule="atLeast"/>
      <w:jc w:val="center"/>
    </w:pPr>
    <w:rPr>
      <w:rFonts w:ascii="Arial" w:hAnsi="Arial"/>
      <w:b/>
      <w:sz w:val="36"/>
    </w:rPr>
  </w:style>
  <w:style w:type="paragraph" w:styleId="Subttulo">
    <w:name w:val="Subtitle"/>
    <w:basedOn w:val="Heading"/>
    <w:next w:val="Corpodetexto"/>
    <w:qFormat/>
    <w:pPr>
      <w:jc w:val="center"/>
    </w:pPr>
    <w:rPr>
      <w:i/>
      <w:iCs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/>
    </w:pPr>
    <w:rPr>
      <w:rFonts w:ascii="Courier New" w:hAnsi="Courier New" w:cs="Courier New"/>
      <w:lang w:val="el-GR"/>
    </w:rPr>
  </w:style>
  <w:style w:type="paragraph" w:styleId="Mapado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comentrio">
    <w:name w:val="annotation text"/>
    <w:basedOn w:val="Normal"/>
  </w:style>
  <w:style w:type="paragraph" w:styleId="Assuntodecomentrio">
    <w:name w:val="annotation subject"/>
    <w:basedOn w:val="Textodecomentrio"/>
    <w:next w:val="Textodecomentrio"/>
    <w:rPr>
      <w:b/>
      <w:bCs/>
    </w:rPr>
  </w:style>
  <w:style w:type="table" w:styleId="TabelacomGrelha">
    <w:name w:val="Table Grid"/>
    <w:basedOn w:val="Tabelanormal"/>
    <w:rsid w:val="00DB5B49"/>
    <w:pPr>
      <w:suppressAutoHyphens/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7558D2"/>
    <w:pPr>
      <w:suppressAutoHyphens w:val="0"/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:lang w:val="el-GR" w:eastAsia="el-GR"/>
    </w:rPr>
  </w:style>
  <w:style w:type="character" w:styleId="TextodoMarcadordePosio">
    <w:name w:val="Placeholder Text"/>
    <w:uiPriority w:val="99"/>
    <w:semiHidden/>
    <w:rsid w:val="007625BD"/>
  </w:style>
  <w:style w:type="paragraph" w:customStyle="1" w:styleId="FooterLine">
    <w:name w:val="FooterLine"/>
    <w:basedOn w:val="Rodap"/>
    <w:next w:val="Rodap"/>
    <w:rsid w:val="001C7D1E"/>
    <w:pPr>
      <w:pBdr>
        <w:top w:val="single" w:sz="4" w:space="1" w:color="auto"/>
      </w:pBdr>
      <w:tabs>
        <w:tab w:val="clear" w:pos="4153"/>
        <w:tab w:val="clear" w:pos="8306"/>
        <w:tab w:val="right" w:pos="8647"/>
      </w:tabs>
      <w:suppressAutoHyphens w:val="0"/>
      <w:spacing w:before="120" w:after="0"/>
    </w:pPr>
    <w:rPr>
      <w:rFonts w:ascii="Arial" w:hAnsi="Arial" w:cs="Times New Roman"/>
      <w:kern w:val="0"/>
      <w:sz w:val="16"/>
      <w:lang w:val="fi-FI" w:eastAsia="en-US"/>
    </w:rPr>
  </w:style>
  <w:style w:type="paragraph" w:styleId="Reviso">
    <w:name w:val="Revision"/>
    <w:hidden/>
    <w:uiPriority w:val="99"/>
    <w:semiHidden/>
    <w:rsid w:val="001E4199"/>
    <w:rPr>
      <w:rFonts w:ascii="Verdana" w:hAnsi="Verdana" w:cs="CG Times (W1)"/>
      <w:kern w:val="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6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734</Characters>
  <Application>Microsoft Office Word</Application>
  <DocSecurity>0</DocSecurity>
  <Lines>6</Lines>
  <Paragraphs>1</Paragraphs>
  <ScaleCrop>false</ScaleCrop>
  <Manager/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2025-10-16T14:05:00Z</dcterms:created>
  <dcterms:modified xsi:type="dcterms:W3CDTF">2025-10-16T14:05:00Z</dcterms:modified>
</cp:coreProperties>
</file>